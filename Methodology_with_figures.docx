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AC8929" w14:textId="77777777" w:rsidR="00D13606" w:rsidRDefault="00D13606" w:rsidP="00BC2D6E">
      <w:pPr>
        <w:rPr>
          <w:b/>
          <w:sz w:val="32"/>
          <w:szCs w:val="32"/>
        </w:rPr>
      </w:pPr>
    </w:p>
    <w:p w14:paraId="6CE06444" w14:textId="77777777" w:rsidR="00E14976" w:rsidRDefault="00E14976" w:rsidP="00A4671A">
      <w:pPr>
        <w:jc w:val="center"/>
        <w:rPr>
          <w:b/>
          <w:sz w:val="32"/>
          <w:szCs w:val="32"/>
        </w:rPr>
      </w:pPr>
      <w:bookmarkStart w:id="0" w:name="_GoBack"/>
      <w:bookmarkEnd w:id="0"/>
    </w:p>
    <w:p w14:paraId="72ED30D5" w14:textId="309AA465" w:rsidR="00E14976" w:rsidRPr="00E14976" w:rsidRDefault="00E14976" w:rsidP="004126C3">
      <w:pPr>
        <w:rPr>
          <w:rFonts w:ascii="Arial" w:hAnsi="Arial" w:cs="Arial"/>
          <w:color w:val="0070C0"/>
          <w:sz w:val="36"/>
          <w:szCs w:val="36"/>
        </w:rPr>
      </w:pPr>
      <w:bookmarkStart w:id="1" w:name="_Toc476754143"/>
      <w:r w:rsidRPr="00E14976">
        <w:rPr>
          <w:rFonts w:ascii="Arial" w:hAnsi="Arial" w:cs="Arial"/>
          <w:color w:val="0070C0"/>
          <w:sz w:val="36"/>
          <w:szCs w:val="36"/>
        </w:rPr>
        <w:t>Methodology for the determination of the PM</w:t>
      </w:r>
      <w:r w:rsidRPr="00E14976">
        <w:rPr>
          <w:rFonts w:ascii="Arial" w:hAnsi="Arial" w:cs="Arial"/>
          <w:color w:val="0070C0"/>
          <w:sz w:val="36"/>
          <w:szCs w:val="36"/>
          <w:vertAlign w:val="subscript"/>
        </w:rPr>
        <w:t>2.5</w:t>
      </w:r>
      <w:r w:rsidRPr="00E14976">
        <w:rPr>
          <w:rFonts w:ascii="Arial" w:hAnsi="Arial" w:cs="Arial"/>
          <w:color w:val="0070C0"/>
          <w:sz w:val="36"/>
          <w:szCs w:val="36"/>
        </w:rPr>
        <w:t xml:space="preserve"> standard in the United Arab Emirates</w:t>
      </w:r>
      <w:r w:rsidR="009900BF">
        <w:rPr>
          <w:rFonts w:ascii="Arial" w:hAnsi="Arial" w:cs="Arial"/>
          <w:color w:val="0070C0"/>
          <w:sz w:val="36"/>
          <w:szCs w:val="36"/>
        </w:rPr>
        <w:t>: estimated values, effects and proposed actions</w:t>
      </w:r>
    </w:p>
    <w:bookmarkEnd w:id="1"/>
    <w:p w14:paraId="76C27706" w14:textId="77777777" w:rsidR="00BC2D6E" w:rsidRPr="0031427B" w:rsidRDefault="00BC2D6E" w:rsidP="00D13606">
      <w:pPr>
        <w:spacing w:line="276" w:lineRule="auto"/>
        <w:rPr>
          <w:rFonts w:ascii="Arial" w:hAnsi="Arial" w:cs="Arial"/>
          <w:sz w:val="24"/>
          <w:szCs w:val="24"/>
        </w:rPr>
      </w:pPr>
    </w:p>
    <w:p w14:paraId="60CB5F9C" w14:textId="0E9639AF" w:rsidR="006B0530" w:rsidRPr="004126C3" w:rsidRDefault="004A547C" w:rsidP="004126C3">
      <w:pPr>
        <w:spacing w:line="276" w:lineRule="auto"/>
        <w:rPr>
          <w:rFonts w:ascii="Arial" w:hAnsi="Arial" w:cs="Arial"/>
          <w:b/>
          <w:bCs/>
          <w:sz w:val="30"/>
          <w:szCs w:val="30"/>
        </w:rPr>
      </w:pPr>
      <w:r w:rsidRPr="004126C3">
        <w:rPr>
          <w:rFonts w:ascii="Arial" w:hAnsi="Arial" w:cs="Arial"/>
          <w:b/>
          <w:bCs/>
          <w:sz w:val="30"/>
          <w:szCs w:val="30"/>
        </w:rPr>
        <w:t>Dr. Federico Karagulian</w:t>
      </w:r>
    </w:p>
    <w:p w14:paraId="619B8F62" w14:textId="77777777" w:rsidR="00D13606" w:rsidRDefault="00D13606" w:rsidP="00D13606">
      <w:pPr>
        <w:spacing w:line="276" w:lineRule="auto"/>
        <w:jc w:val="center"/>
        <w:rPr>
          <w:rFonts w:ascii="Calibri" w:hAnsi="Calibri"/>
          <w:sz w:val="24"/>
          <w:szCs w:val="24"/>
        </w:rPr>
      </w:pPr>
    </w:p>
    <w:p w14:paraId="27D897DE" w14:textId="77777777" w:rsidR="004A547C" w:rsidRDefault="004A547C" w:rsidP="008C0A16">
      <w:pPr>
        <w:spacing w:line="276" w:lineRule="auto"/>
        <w:rPr>
          <w:rFonts w:ascii="Calibri" w:hAnsi="Calibri"/>
          <w:sz w:val="24"/>
          <w:szCs w:val="24"/>
        </w:rPr>
      </w:pPr>
    </w:p>
    <w:p w14:paraId="28A81295" w14:textId="4FDB30B5" w:rsidR="00D13606" w:rsidRDefault="00D13606" w:rsidP="00BC2D6E">
      <w:pPr>
        <w:spacing w:line="276" w:lineRule="auto"/>
        <w:jc w:val="center"/>
        <w:rPr>
          <w:b/>
          <w:sz w:val="32"/>
          <w:szCs w:val="32"/>
        </w:rPr>
      </w:pPr>
      <w:r>
        <w:rPr>
          <w:b/>
          <w:sz w:val="32"/>
          <w:szCs w:val="32"/>
        </w:rPr>
        <w:br w:type="page"/>
      </w:r>
    </w:p>
    <w:p w14:paraId="469950E8" w14:textId="4C18A4AB" w:rsidR="009817BC" w:rsidRPr="00460E7F" w:rsidRDefault="00131DE9" w:rsidP="00580EB8">
      <w:pPr>
        <w:pStyle w:val="Heading-Appendix"/>
        <w:ind w:right="-711"/>
        <w:rPr>
          <w:rFonts w:ascii="Times New Roman" w:hAnsi="Times New Roman" w:cs="Times New Roman"/>
        </w:rPr>
      </w:pPr>
      <w:r w:rsidRPr="00460E7F">
        <w:rPr>
          <w:rFonts w:ascii="Times New Roman" w:hAnsi="Times New Roman" w:cs="Times New Roman"/>
        </w:rPr>
        <w:lastRenderedPageBreak/>
        <w:t>Table of contents</w:t>
      </w:r>
    </w:p>
    <w:sdt>
      <w:sdtPr>
        <w:rPr>
          <w:rFonts w:ascii="Times New Roman" w:eastAsiaTheme="minorHAnsi" w:hAnsi="Times New Roman" w:cs="Times New Roman"/>
          <w:color w:val="auto"/>
          <w:sz w:val="22"/>
          <w:szCs w:val="22"/>
        </w:rPr>
        <w:id w:val="-271944706"/>
        <w:docPartObj>
          <w:docPartGallery w:val="Table of Contents"/>
          <w:docPartUnique/>
        </w:docPartObj>
      </w:sdtPr>
      <w:sdtEndPr>
        <w:rPr>
          <w:rFonts w:asciiTheme="minorHAnsi" w:hAnsiTheme="minorHAnsi" w:cstheme="minorBidi"/>
          <w:b/>
          <w:bCs/>
          <w:noProof/>
        </w:rPr>
      </w:sdtEndPr>
      <w:sdtContent>
        <w:p w14:paraId="5D60DBE9" w14:textId="62AE3724" w:rsidR="009817BC" w:rsidRPr="00460E7F" w:rsidRDefault="009817BC">
          <w:pPr>
            <w:pStyle w:val="TOCHeading"/>
            <w:rPr>
              <w:rFonts w:ascii="Times New Roman" w:hAnsi="Times New Roman" w:cs="Times New Roman"/>
              <w:sz w:val="2"/>
              <w:szCs w:val="2"/>
            </w:rPr>
          </w:pPr>
        </w:p>
        <w:p w14:paraId="6051CBD9" w14:textId="61D0D5FD" w:rsidR="004C7E06" w:rsidRPr="004C7E06" w:rsidRDefault="009817BC">
          <w:pPr>
            <w:pStyle w:val="TOC1"/>
            <w:rPr>
              <w:rFonts w:ascii="Times New Roman" w:eastAsiaTheme="minorEastAsia" w:hAnsi="Times New Roman"/>
              <w:b w:val="0"/>
              <w:lang w:val="en-US"/>
            </w:rPr>
          </w:pPr>
          <w:r w:rsidRPr="004C7E06">
            <w:rPr>
              <w:rFonts w:ascii="Times New Roman" w:hAnsi="Times New Roman"/>
            </w:rPr>
            <w:fldChar w:fldCharType="begin"/>
          </w:r>
          <w:r w:rsidRPr="004C7E06">
            <w:rPr>
              <w:rFonts w:ascii="Times New Roman" w:hAnsi="Times New Roman"/>
            </w:rPr>
            <w:instrText xml:space="preserve"> TOC \o "1-3" \h \z \u </w:instrText>
          </w:r>
          <w:r w:rsidRPr="004C7E06">
            <w:rPr>
              <w:rFonts w:ascii="Times New Roman" w:hAnsi="Times New Roman"/>
            </w:rPr>
            <w:fldChar w:fldCharType="separate"/>
          </w:r>
          <w:hyperlink w:anchor="_Toc487015427" w:history="1">
            <w:r w:rsidR="004C7E06" w:rsidRPr="004C7E06">
              <w:rPr>
                <w:rStyle w:val="Hyperlink"/>
                <w:rFonts w:ascii="Times New Roman" w:hAnsi="Times New Roman"/>
              </w:rPr>
              <w:t>Summary</w:t>
            </w:r>
            <w:r w:rsidR="004C7E06" w:rsidRPr="004C7E06">
              <w:rPr>
                <w:rFonts w:ascii="Times New Roman" w:hAnsi="Times New Roman"/>
                <w:webHidden/>
              </w:rPr>
              <w:tab/>
            </w:r>
            <w:r w:rsidR="004C7E06" w:rsidRPr="004C7E06">
              <w:rPr>
                <w:rFonts w:ascii="Times New Roman" w:hAnsi="Times New Roman"/>
                <w:webHidden/>
              </w:rPr>
              <w:fldChar w:fldCharType="begin"/>
            </w:r>
            <w:r w:rsidR="004C7E06" w:rsidRPr="004C7E06">
              <w:rPr>
                <w:rFonts w:ascii="Times New Roman" w:hAnsi="Times New Roman"/>
                <w:webHidden/>
              </w:rPr>
              <w:instrText xml:space="preserve"> PAGEREF _Toc487015427 \h </w:instrText>
            </w:r>
            <w:r w:rsidR="004C7E06" w:rsidRPr="004C7E06">
              <w:rPr>
                <w:rFonts w:ascii="Times New Roman" w:hAnsi="Times New Roman"/>
                <w:webHidden/>
              </w:rPr>
            </w:r>
            <w:r w:rsidR="004C7E06" w:rsidRPr="004C7E06">
              <w:rPr>
                <w:rFonts w:ascii="Times New Roman" w:hAnsi="Times New Roman"/>
                <w:webHidden/>
              </w:rPr>
              <w:fldChar w:fldCharType="separate"/>
            </w:r>
            <w:r w:rsidR="004C7E06" w:rsidRPr="004C7E06">
              <w:rPr>
                <w:rFonts w:ascii="Times New Roman" w:hAnsi="Times New Roman"/>
                <w:webHidden/>
              </w:rPr>
              <w:t>3</w:t>
            </w:r>
            <w:r w:rsidR="004C7E06" w:rsidRPr="004C7E06">
              <w:rPr>
                <w:rFonts w:ascii="Times New Roman" w:hAnsi="Times New Roman"/>
                <w:webHidden/>
              </w:rPr>
              <w:fldChar w:fldCharType="end"/>
            </w:r>
          </w:hyperlink>
        </w:p>
        <w:p w14:paraId="3D062DB5" w14:textId="57FEE988" w:rsidR="004C7E06" w:rsidRPr="004C7E06" w:rsidRDefault="00D17DA1">
          <w:pPr>
            <w:pStyle w:val="TOC2"/>
            <w:rPr>
              <w:rFonts w:ascii="Times New Roman" w:eastAsiaTheme="minorEastAsia" w:hAnsi="Times New Roman"/>
              <w:sz w:val="22"/>
              <w:szCs w:val="22"/>
              <w:lang w:val="en-US"/>
            </w:rPr>
          </w:pPr>
          <w:hyperlink w:anchor="_Toc487015428" w:history="1">
            <w:r w:rsidR="004C7E06" w:rsidRPr="004C7E06">
              <w:rPr>
                <w:rStyle w:val="Hyperlink"/>
                <w:rFonts w:ascii="Times New Roman" w:hAnsi="Times New Roman"/>
              </w:rPr>
              <w:t>1.</w:t>
            </w:r>
            <w:r w:rsidR="004C7E06" w:rsidRPr="004C7E06">
              <w:rPr>
                <w:rFonts w:ascii="Times New Roman" w:eastAsiaTheme="minorEastAsia" w:hAnsi="Times New Roman"/>
                <w:sz w:val="22"/>
                <w:szCs w:val="22"/>
                <w:lang w:val="en-US"/>
              </w:rPr>
              <w:tab/>
            </w:r>
            <w:r w:rsidR="004C7E06" w:rsidRPr="004C7E06">
              <w:rPr>
                <w:rStyle w:val="Hyperlink"/>
                <w:rFonts w:ascii="Times New Roman" w:hAnsi="Times New Roman"/>
              </w:rPr>
              <w:t>Introduction</w:t>
            </w:r>
            <w:r w:rsidR="004C7E06" w:rsidRPr="004C7E06">
              <w:rPr>
                <w:rFonts w:ascii="Times New Roman" w:hAnsi="Times New Roman"/>
                <w:webHidden/>
              </w:rPr>
              <w:tab/>
            </w:r>
            <w:r w:rsidR="004C7E06" w:rsidRPr="004C7E06">
              <w:rPr>
                <w:rFonts w:ascii="Times New Roman" w:hAnsi="Times New Roman"/>
                <w:webHidden/>
              </w:rPr>
              <w:fldChar w:fldCharType="begin"/>
            </w:r>
            <w:r w:rsidR="004C7E06" w:rsidRPr="004C7E06">
              <w:rPr>
                <w:rFonts w:ascii="Times New Roman" w:hAnsi="Times New Roman"/>
                <w:webHidden/>
              </w:rPr>
              <w:instrText xml:space="preserve"> PAGEREF _Toc487015428 \h </w:instrText>
            </w:r>
            <w:r w:rsidR="004C7E06" w:rsidRPr="004C7E06">
              <w:rPr>
                <w:rFonts w:ascii="Times New Roman" w:hAnsi="Times New Roman"/>
                <w:webHidden/>
              </w:rPr>
            </w:r>
            <w:r w:rsidR="004C7E06" w:rsidRPr="004C7E06">
              <w:rPr>
                <w:rFonts w:ascii="Times New Roman" w:hAnsi="Times New Roman"/>
                <w:webHidden/>
              </w:rPr>
              <w:fldChar w:fldCharType="separate"/>
            </w:r>
            <w:r w:rsidR="004C7E06" w:rsidRPr="004C7E06">
              <w:rPr>
                <w:rFonts w:ascii="Times New Roman" w:hAnsi="Times New Roman"/>
                <w:webHidden/>
              </w:rPr>
              <w:t>5</w:t>
            </w:r>
            <w:r w:rsidR="004C7E06" w:rsidRPr="004C7E06">
              <w:rPr>
                <w:rFonts w:ascii="Times New Roman" w:hAnsi="Times New Roman"/>
                <w:webHidden/>
              </w:rPr>
              <w:fldChar w:fldCharType="end"/>
            </w:r>
          </w:hyperlink>
        </w:p>
        <w:p w14:paraId="3114457B" w14:textId="0F373604" w:rsidR="004C7E06" w:rsidRPr="004C7E06" w:rsidRDefault="00D17DA1">
          <w:pPr>
            <w:pStyle w:val="TOC3"/>
            <w:rPr>
              <w:rFonts w:ascii="Times New Roman" w:eastAsiaTheme="minorEastAsia" w:hAnsi="Times New Roman"/>
              <w:sz w:val="22"/>
              <w:szCs w:val="22"/>
              <w:lang w:val="en-US"/>
            </w:rPr>
          </w:pPr>
          <w:hyperlink w:anchor="_Toc487015429" w:history="1">
            <w:r w:rsidR="004C7E06" w:rsidRPr="004C7E06">
              <w:rPr>
                <w:rStyle w:val="Hyperlink"/>
                <w:rFonts w:ascii="Times New Roman" w:hAnsi="Times New Roman"/>
              </w:rPr>
              <w:t>1.1.</w:t>
            </w:r>
            <w:r w:rsidR="004C7E06" w:rsidRPr="004C7E06">
              <w:rPr>
                <w:rFonts w:ascii="Times New Roman" w:eastAsiaTheme="minorEastAsia" w:hAnsi="Times New Roman"/>
                <w:sz w:val="22"/>
                <w:szCs w:val="22"/>
                <w:lang w:val="en-US"/>
              </w:rPr>
              <w:tab/>
            </w:r>
            <w:r w:rsidR="004C7E06" w:rsidRPr="004C7E06">
              <w:rPr>
                <w:rStyle w:val="Hyperlink"/>
                <w:rFonts w:ascii="Times New Roman" w:hAnsi="Times New Roman"/>
              </w:rPr>
              <w:t>Health Impact of PM</w:t>
            </w:r>
            <w:r w:rsidR="004C7E06" w:rsidRPr="004C7E06">
              <w:rPr>
                <w:rStyle w:val="Hyperlink"/>
                <w:rFonts w:ascii="Times New Roman" w:hAnsi="Times New Roman"/>
                <w:vertAlign w:val="subscript"/>
              </w:rPr>
              <w:t>2.5</w:t>
            </w:r>
            <w:r w:rsidR="004C7E06" w:rsidRPr="004C7E06">
              <w:rPr>
                <w:rFonts w:ascii="Times New Roman" w:hAnsi="Times New Roman"/>
                <w:webHidden/>
              </w:rPr>
              <w:tab/>
            </w:r>
            <w:r w:rsidR="004C7E06" w:rsidRPr="004C7E06">
              <w:rPr>
                <w:rFonts w:ascii="Times New Roman" w:hAnsi="Times New Roman"/>
                <w:webHidden/>
              </w:rPr>
              <w:fldChar w:fldCharType="begin"/>
            </w:r>
            <w:r w:rsidR="004C7E06" w:rsidRPr="004C7E06">
              <w:rPr>
                <w:rFonts w:ascii="Times New Roman" w:hAnsi="Times New Roman"/>
                <w:webHidden/>
              </w:rPr>
              <w:instrText xml:space="preserve"> PAGEREF _Toc487015429 \h </w:instrText>
            </w:r>
            <w:r w:rsidR="004C7E06" w:rsidRPr="004C7E06">
              <w:rPr>
                <w:rFonts w:ascii="Times New Roman" w:hAnsi="Times New Roman"/>
                <w:webHidden/>
              </w:rPr>
            </w:r>
            <w:r w:rsidR="004C7E06" w:rsidRPr="004C7E06">
              <w:rPr>
                <w:rFonts w:ascii="Times New Roman" w:hAnsi="Times New Roman"/>
                <w:webHidden/>
              </w:rPr>
              <w:fldChar w:fldCharType="separate"/>
            </w:r>
            <w:r w:rsidR="004C7E06" w:rsidRPr="004C7E06">
              <w:rPr>
                <w:rFonts w:ascii="Times New Roman" w:hAnsi="Times New Roman"/>
                <w:webHidden/>
              </w:rPr>
              <w:t>5</w:t>
            </w:r>
            <w:r w:rsidR="004C7E06" w:rsidRPr="004C7E06">
              <w:rPr>
                <w:rFonts w:ascii="Times New Roman" w:hAnsi="Times New Roman"/>
                <w:webHidden/>
              </w:rPr>
              <w:fldChar w:fldCharType="end"/>
            </w:r>
          </w:hyperlink>
        </w:p>
        <w:p w14:paraId="71BA5985" w14:textId="71FD1DD0" w:rsidR="004C7E06" w:rsidRPr="004C7E06" w:rsidRDefault="00D17DA1">
          <w:pPr>
            <w:pStyle w:val="TOC3"/>
            <w:rPr>
              <w:rFonts w:ascii="Times New Roman" w:eastAsiaTheme="minorEastAsia" w:hAnsi="Times New Roman"/>
              <w:sz w:val="22"/>
              <w:szCs w:val="22"/>
              <w:lang w:val="en-US"/>
            </w:rPr>
          </w:pPr>
          <w:hyperlink w:anchor="_Toc487015430" w:history="1">
            <w:r w:rsidR="004C7E06" w:rsidRPr="004C7E06">
              <w:rPr>
                <w:rStyle w:val="Hyperlink"/>
                <w:rFonts w:ascii="Times New Roman" w:hAnsi="Times New Roman"/>
              </w:rPr>
              <w:t>1.2.</w:t>
            </w:r>
            <w:r w:rsidR="004C7E06" w:rsidRPr="004C7E06">
              <w:rPr>
                <w:rFonts w:ascii="Times New Roman" w:eastAsiaTheme="minorEastAsia" w:hAnsi="Times New Roman"/>
                <w:sz w:val="22"/>
                <w:szCs w:val="22"/>
                <w:lang w:val="en-US"/>
              </w:rPr>
              <w:tab/>
            </w:r>
            <w:r w:rsidR="004C7E06" w:rsidRPr="004C7E06">
              <w:rPr>
                <w:rStyle w:val="Hyperlink"/>
                <w:rFonts w:ascii="Times New Roman" w:hAnsi="Times New Roman"/>
              </w:rPr>
              <w:t>Source contributions to PM</w:t>
            </w:r>
            <w:r w:rsidR="004C7E06" w:rsidRPr="004C7E06">
              <w:rPr>
                <w:rStyle w:val="Hyperlink"/>
                <w:rFonts w:ascii="Times New Roman" w:hAnsi="Times New Roman"/>
                <w:vertAlign w:val="subscript"/>
              </w:rPr>
              <w:t xml:space="preserve">2.5 </w:t>
            </w:r>
            <w:r w:rsidR="004C7E06" w:rsidRPr="004C7E06">
              <w:rPr>
                <w:rStyle w:val="Hyperlink"/>
                <w:rFonts w:ascii="Times New Roman" w:hAnsi="Times New Roman"/>
              </w:rPr>
              <w:t>in the UAE</w:t>
            </w:r>
            <w:r w:rsidR="004C7E06" w:rsidRPr="004C7E06">
              <w:rPr>
                <w:rFonts w:ascii="Times New Roman" w:hAnsi="Times New Roman"/>
                <w:webHidden/>
              </w:rPr>
              <w:tab/>
            </w:r>
            <w:r w:rsidR="004C7E06" w:rsidRPr="004C7E06">
              <w:rPr>
                <w:rFonts w:ascii="Times New Roman" w:hAnsi="Times New Roman"/>
                <w:webHidden/>
              </w:rPr>
              <w:fldChar w:fldCharType="begin"/>
            </w:r>
            <w:r w:rsidR="004C7E06" w:rsidRPr="004C7E06">
              <w:rPr>
                <w:rFonts w:ascii="Times New Roman" w:hAnsi="Times New Roman"/>
                <w:webHidden/>
              </w:rPr>
              <w:instrText xml:space="preserve"> PAGEREF _Toc487015430 \h </w:instrText>
            </w:r>
            <w:r w:rsidR="004C7E06" w:rsidRPr="004C7E06">
              <w:rPr>
                <w:rFonts w:ascii="Times New Roman" w:hAnsi="Times New Roman"/>
                <w:webHidden/>
              </w:rPr>
            </w:r>
            <w:r w:rsidR="004C7E06" w:rsidRPr="004C7E06">
              <w:rPr>
                <w:rFonts w:ascii="Times New Roman" w:hAnsi="Times New Roman"/>
                <w:webHidden/>
              </w:rPr>
              <w:fldChar w:fldCharType="separate"/>
            </w:r>
            <w:r w:rsidR="004C7E06" w:rsidRPr="004C7E06">
              <w:rPr>
                <w:rFonts w:ascii="Times New Roman" w:hAnsi="Times New Roman"/>
                <w:webHidden/>
              </w:rPr>
              <w:t>6</w:t>
            </w:r>
            <w:r w:rsidR="004C7E06" w:rsidRPr="004C7E06">
              <w:rPr>
                <w:rFonts w:ascii="Times New Roman" w:hAnsi="Times New Roman"/>
                <w:webHidden/>
              </w:rPr>
              <w:fldChar w:fldCharType="end"/>
            </w:r>
          </w:hyperlink>
        </w:p>
        <w:p w14:paraId="15093B5B" w14:textId="3BDE72A5" w:rsidR="004C7E06" w:rsidRPr="004C7E06" w:rsidRDefault="00D17DA1">
          <w:pPr>
            <w:pStyle w:val="TOC2"/>
            <w:rPr>
              <w:rFonts w:ascii="Times New Roman" w:eastAsiaTheme="minorEastAsia" w:hAnsi="Times New Roman"/>
              <w:sz w:val="22"/>
              <w:szCs w:val="22"/>
              <w:lang w:val="en-US"/>
            </w:rPr>
          </w:pPr>
          <w:hyperlink w:anchor="_Toc487015431" w:history="1">
            <w:r w:rsidR="004C7E06" w:rsidRPr="004C7E06">
              <w:rPr>
                <w:rStyle w:val="Hyperlink"/>
                <w:rFonts w:ascii="Times New Roman" w:hAnsi="Times New Roman"/>
              </w:rPr>
              <w:t>2.</w:t>
            </w:r>
            <w:r w:rsidR="004C7E06" w:rsidRPr="004C7E06">
              <w:rPr>
                <w:rFonts w:ascii="Times New Roman" w:eastAsiaTheme="minorEastAsia" w:hAnsi="Times New Roman"/>
                <w:sz w:val="22"/>
                <w:szCs w:val="22"/>
                <w:lang w:val="en-US"/>
              </w:rPr>
              <w:tab/>
            </w:r>
            <w:r w:rsidR="004C7E06" w:rsidRPr="004C7E06">
              <w:rPr>
                <w:rStyle w:val="Hyperlink"/>
                <w:rFonts w:ascii="Times New Roman" w:hAnsi="Times New Roman"/>
              </w:rPr>
              <w:t>Health Data</w:t>
            </w:r>
            <w:r w:rsidR="004C7E06" w:rsidRPr="004C7E06">
              <w:rPr>
                <w:rFonts w:ascii="Times New Roman" w:hAnsi="Times New Roman"/>
                <w:webHidden/>
              </w:rPr>
              <w:tab/>
            </w:r>
            <w:r w:rsidR="004C7E06" w:rsidRPr="004C7E06">
              <w:rPr>
                <w:rFonts w:ascii="Times New Roman" w:hAnsi="Times New Roman"/>
                <w:webHidden/>
              </w:rPr>
              <w:fldChar w:fldCharType="begin"/>
            </w:r>
            <w:r w:rsidR="004C7E06" w:rsidRPr="004C7E06">
              <w:rPr>
                <w:rFonts w:ascii="Times New Roman" w:hAnsi="Times New Roman"/>
                <w:webHidden/>
              </w:rPr>
              <w:instrText xml:space="preserve"> PAGEREF _Toc487015431 \h </w:instrText>
            </w:r>
            <w:r w:rsidR="004C7E06" w:rsidRPr="004C7E06">
              <w:rPr>
                <w:rFonts w:ascii="Times New Roman" w:hAnsi="Times New Roman"/>
                <w:webHidden/>
              </w:rPr>
            </w:r>
            <w:r w:rsidR="004C7E06" w:rsidRPr="004C7E06">
              <w:rPr>
                <w:rFonts w:ascii="Times New Roman" w:hAnsi="Times New Roman"/>
                <w:webHidden/>
              </w:rPr>
              <w:fldChar w:fldCharType="separate"/>
            </w:r>
            <w:r w:rsidR="004C7E06" w:rsidRPr="004C7E06">
              <w:rPr>
                <w:rFonts w:ascii="Times New Roman" w:hAnsi="Times New Roman"/>
                <w:webHidden/>
              </w:rPr>
              <w:t>7</w:t>
            </w:r>
            <w:r w:rsidR="004C7E06" w:rsidRPr="004C7E06">
              <w:rPr>
                <w:rFonts w:ascii="Times New Roman" w:hAnsi="Times New Roman"/>
                <w:webHidden/>
              </w:rPr>
              <w:fldChar w:fldCharType="end"/>
            </w:r>
          </w:hyperlink>
        </w:p>
        <w:p w14:paraId="1E36C53D" w14:textId="44D081E4" w:rsidR="004C7E06" w:rsidRPr="004C7E06" w:rsidRDefault="00D17DA1">
          <w:pPr>
            <w:pStyle w:val="TOC2"/>
            <w:rPr>
              <w:rFonts w:ascii="Times New Roman" w:eastAsiaTheme="minorEastAsia" w:hAnsi="Times New Roman"/>
              <w:sz w:val="22"/>
              <w:szCs w:val="22"/>
              <w:lang w:val="en-US"/>
            </w:rPr>
          </w:pPr>
          <w:hyperlink w:anchor="_Toc487015432" w:history="1">
            <w:r w:rsidR="004C7E06" w:rsidRPr="004C7E06">
              <w:rPr>
                <w:rStyle w:val="Hyperlink"/>
                <w:rFonts w:ascii="Times New Roman" w:hAnsi="Times New Roman"/>
              </w:rPr>
              <w:t>3.</w:t>
            </w:r>
            <w:r w:rsidR="004C7E06" w:rsidRPr="004C7E06">
              <w:rPr>
                <w:rFonts w:ascii="Times New Roman" w:eastAsiaTheme="minorEastAsia" w:hAnsi="Times New Roman"/>
                <w:sz w:val="22"/>
                <w:szCs w:val="22"/>
                <w:lang w:val="en-US"/>
              </w:rPr>
              <w:tab/>
            </w:r>
            <w:r w:rsidR="004C7E06" w:rsidRPr="004C7E06">
              <w:rPr>
                <w:rStyle w:val="Hyperlink"/>
                <w:rFonts w:ascii="Times New Roman" w:hAnsi="Times New Roman"/>
              </w:rPr>
              <w:t>PM</w:t>
            </w:r>
            <w:r w:rsidR="004C7E06" w:rsidRPr="004C7E06">
              <w:rPr>
                <w:rStyle w:val="Hyperlink"/>
                <w:rFonts w:ascii="Times New Roman" w:hAnsi="Times New Roman"/>
                <w:vertAlign w:val="subscript"/>
              </w:rPr>
              <w:t>2.5</w:t>
            </w:r>
            <w:r w:rsidR="004C7E06" w:rsidRPr="004C7E06">
              <w:rPr>
                <w:rStyle w:val="Hyperlink"/>
                <w:rFonts w:ascii="Times New Roman" w:hAnsi="Times New Roman"/>
              </w:rPr>
              <w:t xml:space="preserve"> exposure data</w:t>
            </w:r>
            <w:r w:rsidR="004C7E06" w:rsidRPr="004C7E06">
              <w:rPr>
                <w:rFonts w:ascii="Times New Roman" w:hAnsi="Times New Roman"/>
                <w:webHidden/>
              </w:rPr>
              <w:tab/>
            </w:r>
            <w:r w:rsidR="004C7E06" w:rsidRPr="004C7E06">
              <w:rPr>
                <w:rFonts w:ascii="Times New Roman" w:hAnsi="Times New Roman"/>
                <w:webHidden/>
              </w:rPr>
              <w:fldChar w:fldCharType="begin"/>
            </w:r>
            <w:r w:rsidR="004C7E06" w:rsidRPr="004C7E06">
              <w:rPr>
                <w:rFonts w:ascii="Times New Roman" w:hAnsi="Times New Roman"/>
                <w:webHidden/>
              </w:rPr>
              <w:instrText xml:space="preserve"> PAGEREF _Toc487015432 \h </w:instrText>
            </w:r>
            <w:r w:rsidR="004C7E06" w:rsidRPr="004C7E06">
              <w:rPr>
                <w:rFonts w:ascii="Times New Roman" w:hAnsi="Times New Roman"/>
                <w:webHidden/>
              </w:rPr>
            </w:r>
            <w:r w:rsidR="004C7E06" w:rsidRPr="004C7E06">
              <w:rPr>
                <w:rFonts w:ascii="Times New Roman" w:hAnsi="Times New Roman"/>
                <w:webHidden/>
              </w:rPr>
              <w:fldChar w:fldCharType="separate"/>
            </w:r>
            <w:r w:rsidR="004C7E06" w:rsidRPr="004C7E06">
              <w:rPr>
                <w:rFonts w:ascii="Times New Roman" w:hAnsi="Times New Roman"/>
                <w:webHidden/>
              </w:rPr>
              <w:t>8</w:t>
            </w:r>
            <w:r w:rsidR="004C7E06" w:rsidRPr="004C7E06">
              <w:rPr>
                <w:rFonts w:ascii="Times New Roman" w:hAnsi="Times New Roman"/>
                <w:webHidden/>
              </w:rPr>
              <w:fldChar w:fldCharType="end"/>
            </w:r>
          </w:hyperlink>
        </w:p>
        <w:p w14:paraId="36396AF6" w14:textId="5F30707C" w:rsidR="004C7E06" w:rsidRPr="004C7E06" w:rsidRDefault="00D17DA1">
          <w:pPr>
            <w:pStyle w:val="TOC2"/>
            <w:rPr>
              <w:rFonts w:ascii="Times New Roman" w:eastAsiaTheme="minorEastAsia" w:hAnsi="Times New Roman"/>
              <w:sz w:val="22"/>
              <w:szCs w:val="22"/>
              <w:lang w:val="en-US"/>
            </w:rPr>
          </w:pPr>
          <w:hyperlink w:anchor="_Toc487015433" w:history="1">
            <w:r w:rsidR="004C7E06" w:rsidRPr="004C7E06">
              <w:rPr>
                <w:rStyle w:val="Hyperlink"/>
                <w:rFonts w:ascii="Times New Roman" w:hAnsi="Times New Roman"/>
              </w:rPr>
              <w:t>4.</w:t>
            </w:r>
            <w:r w:rsidR="004C7E06" w:rsidRPr="004C7E06">
              <w:rPr>
                <w:rFonts w:ascii="Times New Roman" w:eastAsiaTheme="minorEastAsia" w:hAnsi="Times New Roman"/>
                <w:sz w:val="22"/>
                <w:szCs w:val="22"/>
                <w:lang w:val="en-US"/>
              </w:rPr>
              <w:tab/>
            </w:r>
            <w:r w:rsidR="004C7E06" w:rsidRPr="004C7E06">
              <w:rPr>
                <w:rStyle w:val="Hyperlink"/>
                <w:rFonts w:ascii="Times New Roman" w:hAnsi="Times New Roman"/>
              </w:rPr>
              <w:t>Regression spline Model</w:t>
            </w:r>
            <w:r w:rsidR="004C7E06" w:rsidRPr="004C7E06">
              <w:rPr>
                <w:rFonts w:ascii="Times New Roman" w:hAnsi="Times New Roman"/>
                <w:webHidden/>
              </w:rPr>
              <w:tab/>
            </w:r>
            <w:r w:rsidR="004C7E06" w:rsidRPr="004C7E06">
              <w:rPr>
                <w:rFonts w:ascii="Times New Roman" w:hAnsi="Times New Roman"/>
                <w:webHidden/>
              </w:rPr>
              <w:fldChar w:fldCharType="begin"/>
            </w:r>
            <w:r w:rsidR="004C7E06" w:rsidRPr="004C7E06">
              <w:rPr>
                <w:rFonts w:ascii="Times New Roman" w:hAnsi="Times New Roman"/>
                <w:webHidden/>
              </w:rPr>
              <w:instrText xml:space="preserve"> PAGEREF _Toc487015433 \h </w:instrText>
            </w:r>
            <w:r w:rsidR="004C7E06" w:rsidRPr="004C7E06">
              <w:rPr>
                <w:rFonts w:ascii="Times New Roman" w:hAnsi="Times New Roman"/>
                <w:webHidden/>
              </w:rPr>
            </w:r>
            <w:r w:rsidR="004C7E06" w:rsidRPr="004C7E06">
              <w:rPr>
                <w:rFonts w:ascii="Times New Roman" w:hAnsi="Times New Roman"/>
                <w:webHidden/>
              </w:rPr>
              <w:fldChar w:fldCharType="separate"/>
            </w:r>
            <w:r w:rsidR="004C7E06" w:rsidRPr="004C7E06">
              <w:rPr>
                <w:rFonts w:ascii="Times New Roman" w:hAnsi="Times New Roman"/>
                <w:webHidden/>
              </w:rPr>
              <w:t>9</w:t>
            </w:r>
            <w:r w:rsidR="004C7E06" w:rsidRPr="004C7E06">
              <w:rPr>
                <w:rFonts w:ascii="Times New Roman" w:hAnsi="Times New Roman"/>
                <w:webHidden/>
              </w:rPr>
              <w:fldChar w:fldCharType="end"/>
            </w:r>
          </w:hyperlink>
        </w:p>
        <w:p w14:paraId="53C922E0" w14:textId="353C3FF3" w:rsidR="004C7E06" w:rsidRPr="004C7E06" w:rsidRDefault="00D17DA1">
          <w:pPr>
            <w:pStyle w:val="TOC3"/>
            <w:rPr>
              <w:rFonts w:ascii="Times New Roman" w:eastAsiaTheme="minorEastAsia" w:hAnsi="Times New Roman"/>
              <w:sz w:val="22"/>
              <w:szCs w:val="22"/>
              <w:lang w:val="en-US"/>
            </w:rPr>
          </w:pPr>
          <w:hyperlink w:anchor="_Toc487015434" w:history="1">
            <w:r w:rsidR="004C7E06" w:rsidRPr="004C7E06">
              <w:rPr>
                <w:rStyle w:val="Hyperlink"/>
                <w:rFonts w:ascii="Times New Roman" w:hAnsi="Times New Roman"/>
              </w:rPr>
              <w:t>4.1.</w:t>
            </w:r>
            <w:r w:rsidR="004C7E06" w:rsidRPr="004C7E06">
              <w:rPr>
                <w:rFonts w:ascii="Times New Roman" w:eastAsiaTheme="minorEastAsia" w:hAnsi="Times New Roman"/>
                <w:sz w:val="22"/>
                <w:szCs w:val="22"/>
                <w:lang w:val="en-US"/>
              </w:rPr>
              <w:tab/>
            </w:r>
            <w:r w:rsidR="004C7E06" w:rsidRPr="004C7E06">
              <w:rPr>
                <w:rStyle w:val="Hyperlink"/>
                <w:rFonts w:ascii="Times New Roman" w:hAnsi="Times New Roman"/>
              </w:rPr>
              <w:t>Relative risk</w:t>
            </w:r>
            <w:r w:rsidR="004C7E06" w:rsidRPr="004C7E06">
              <w:rPr>
                <w:rFonts w:ascii="Times New Roman" w:hAnsi="Times New Roman"/>
                <w:webHidden/>
              </w:rPr>
              <w:tab/>
            </w:r>
            <w:r w:rsidR="004C7E06" w:rsidRPr="004C7E06">
              <w:rPr>
                <w:rFonts w:ascii="Times New Roman" w:hAnsi="Times New Roman"/>
                <w:webHidden/>
              </w:rPr>
              <w:fldChar w:fldCharType="begin"/>
            </w:r>
            <w:r w:rsidR="004C7E06" w:rsidRPr="004C7E06">
              <w:rPr>
                <w:rFonts w:ascii="Times New Roman" w:hAnsi="Times New Roman"/>
                <w:webHidden/>
              </w:rPr>
              <w:instrText xml:space="preserve"> PAGEREF _Toc487015434 \h </w:instrText>
            </w:r>
            <w:r w:rsidR="004C7E06" w:rsidRPr="004C7E06">
              <w:rPr>
                <w:rFonts w:ascii="Times New Roman" w:hAnsi="Times New Roman"/>
                <w:webHidden/>
              </w:rPr>
            </w:r>
            <w:r w:rsidR="004C7E06" w:rsidRPr="004C7E06">
              <w:rPr>
                <w:rFonts w:ascii="Times New Roman" w:hAnsi="Times New Roman"/>
                <w:webHidden/>
              </w:rPr>
              <w:fldChar w:fldCharType="separate"/>
            </w:r>
            <w:r w:rsidR="004C7E06" w:rsidRPr="004C7E06">
              <w:rPr>
                <w:rFonts w:ascii="Times New Roman" w:hAnsi="Times New Roman"/>
                <w:webHidden/>
              </w:rPr>
              <w:t>10</w:t>
            </w:r>
            <w:r w:rsidR="004C7E06" w:rsidRPr="004C7E06">
              <w:rPr>
                <w:rFonts w:ascii="Times New Roman" w:hAnsi="Times New Roman"/>
                <w:webHidden/>
              </w:rPr>
              <w:fldChar w:fldCharType="end"/>
            </w:r>
          </w:hyperlink>
        </w:p>
        <w:p w14:paraId="664BDE76" w14:textId="61BF5030" w:rsidR="004C7E06" w:rsidRPr="004C7E06" w:rsidRDefault="00D17DA1">
          <w:pPr>
            <w:pStyle w:val="TOC2"/>
            <w:rPr>
              <w:rFonts w:ascii="Times New Roman" w:eastAsiaTheme="minorEastAsia" w:hAnsi="Times New Roman"/>
              <w:sz w:val="22"/>
              <w:szCs w:val="22"/>
              <w:lang w:val="en-US"/>
            </w:rPr>
          </w:pPr>
          <w:hyperlink w:anchor="_Toc487015435" w:history="1">
            <w:r w:rsidR="004C7E06" w:rsidRPr="004C7E06">
              <w:rPr>
                <w:rStyle w:val="Hyperlink"/>
                <w:rFonts w:ascii="Times New Roman" w:hAnsi="Times New Roman"/>
              </w:rPr>
              <w:t>5.</w:t>
            </w:r>
            <w:r w:rsidR="004C7E06" w:rsidRPr="004C7E06">
              <w:rPr>
                <w:rFonts w:ascii="Times New Roman" w:eastAsiaTheme="minorEastAsia" w:hAnsi="Times New Roman"/>
                <w:sz w:val="22"/>
                <w:szCs w:val="22"/>
                <w:lang w:val="en-US"/>
              </w:rPr>
              <w:tab/>
            </w:r>
            <w:r w:rsidR="004C7E06" w:rsidRPr="004C7E06">
              <w:rPr>
                <w:rStyle w:val="Hyperlink"/>
                <w:rFonts w:ascii="Times New Roman" w:hAnsi="Times New Roman"/>
              </w:rPr>
              <w:t>Data processing</w:t>
            </w:r>
            <w:r w:rsidR="004C7E06" w:rsidRPr="004C7E06">
              <w:rPr>
                <w:rFonts w:ascii="Times New Roman" w:hAnsi="Times New Roman"/>
                <w:webHidden/>
              </w:rPr>
              <w:tab/>
            </w:r>
            <w:r w:rsidR="004C7E06" w:rsidRPr="004C7E06">
              <w:rPr>
                <w:rFonts w:ascii="Times New Roman" w:hAnsi="Times New Roman"/>
                <w:webHidden/>
              </w:rPr>
              <w:fldChar w:fldCharType="begin"/>
            </w:r>
            <w:r w:rsidR="004C7E06" w:rsidRPr="004C7E06">
              <w:rPr>
                <w:rFonts w:ascii="Times New Roman" w:hAnsi="Times New Roman"/>
                <w:webHidden/>
              </w:rPr>
              <w:instrText xml:space="preserve"> PAGEREF _Toc487015435 \h </w:instrText>
            </w:r>
            <w:r w:rsidR="004C7E06" w:rsidRPr="004C7E06">
              <w:rPr>
                <w:rFonts w:ascii="Times New Roman" w:hAnsi="Times New Roman"/>
                <w:webHidden/>
              </w:rPr>
            </w:r>
            <w:r w:rsidR="004C7E06" w:rsidRPr="004C7E06">
              <w:rPr>
                <w:rFonts w:ascii="Times New Roman" w:hAnsi="Times New Roman"/>
                <w:webHidden/>
              </w:rPr>
              <w:fldChar w:fldCharType="separate"/>
            </w:r>
            <w:r w:rsidR="004C7E06" w:rsidRPr="004C7E06">
              <w:rPr>
                <w:rFonts w:ascii="Times New Roman" w:hAnsi="Times New Roman"/>
                <w:webHidden/>
              </w:rPr>
              <w:t>11</w:t>
            </w:r>
            <w:r w:rsidR="004C7E06" w:rsidRPr="004C7E06">
              <w:rPr>
                <w:rFonts w:ascii="Times New Roman" w:hAnsi="Times New Roman"/>
                <w:webHidden/>
              </w:rPr>
              <w:fldChar w:fldCharType="end"/>
            </w:r>
          </w:hyperlink>
        </w:p>
        <w:p w14:paraId="07A25513" w14:textId="5B8C15B1" w:rsidR="004C7E06" w:rsidRPr="004C7E06" w:rsidRDefault="00D17DA1">
          <w:pPr>
            <w:pStyle w:val="TOC2"/>
            <w:rPr>
              <w:rFonts w:ascii="Times New Roman" w:eastAsiaTheme="minorEastAsia" w:hAnsi="Times New Roman"/>
              <w:sz w:val="22"/>
              <w:szCs w:val="22"/>
              <w:lang w:val="en-US"/>
            </w:rPr>
          </w:pPr>
          <w:hyperlink w:anchor="_Toc487015436" w:history="1">
            <w:r w:rsidR="004C7E06" w:rsidRPr="004C7E06">
              <w:rPr>
                <w:rStyle w:val="Hyperlink"/>
                <w:rFonts w:ascii="Times New Roman" w:hAnsi="Times New Roman"/>
              </w:rPr>
              <w:t>6.</w:t>
            </w:r>
            <w:r w:rsidR="004C7E06" w:rsidRPr="004C7E06">
              <w:rPr>
                <w:rFonts w:ascii="Times New Roman" w:eastAsiaTheme="minorEastAsia" w:hAnsi="Times New Roman"/>
                <w:sz w:val="22"/>
                <w:szCs w:val="22"/>
                <w:lang w:val="en-US"/>
              </w:rPr>
              <w:tab/>
            </w:r>
            <w:r w:rsidR="004C7E06" w:rsidRPr="004C7E06">
              <w:rPr>
                <w:rStyle w:val="Hyperlink"/>
                <w:rFonts w:ascii="Times New Roman" w:hAnsi="Times New Roman"/>
              </w:rPr>
              <w:t>Results</w:t>
            </w:r>
            <w:r w:rsidR="004C7E06" w:rsidRPr="004C7E06">
              <w:rPr>
                <w:rFonts w:ascii="Times New Roman" w:hAnsi="Times New Roman"/>
                <w:webHidden/>
              </w:rPr>
              <w:tab/>
            </w:r>
            <w:r w:rsidR="004C7E06" w:rsidRPr="004C7E06">
              <w:rPr>
                <w:rFonts w:ascii="Times New Roman" w:hAnsi="Times New Roman"/>
                <w:webHidden/>
              </w:rPr>
              <w:fldChar w:fldCharType="begin"/>
            </w:r>
            <w:r w:rsidR="004C7E06" w:rsidRPr="004C7E06">
              <w:rPr>
                <w:rFonts w:ascii="Times New Roman" w:hAnsi="Times New Roman"/>
                <w:webHidden/>
              </w:rPr>
              <w:instrText xml:space="preserve"> PAGEREF _Toc487015436 \h </w:instrText>
            </w:r>
            <w:r w:rsidR="004C7E06" w:rsidRPr="004C7E06">
              <w:rPr>
                <w:rFonts w:ascii="Times New Roman" w:hAnsi="Times New Roman"/>
                <w:webHidden/>
              </w:rPr>
            </w:r>
            <w:r w:rsidR="004C7E06" w:rsidRPr="004C7E06">
              <w:rPr>
                <w:rFonts w:ascii="Times New Roman" w:hAnsi="Times New Roman"/>
                <w:webHidden/>
              </w:rPr>
              <w:fldChar w:fldCharType="separate"/>
            </w:r>
            <w:r w:rsidR="004C7E06" w:rsidRPr="004C7E06">
              <w:rPr>
                <w:rFonts w:ascii="Times New Roman" w:hAnsi="Times New Roman"/>
                <w:webHidden/>
              </w:rPr>
              <w:t>13</w:t>
            </w:r>
            <w:r w:rsidR="004C7E06" w:rsidRPr="004C7E06">
              <w:rPr>
                <w:rFonts w:ascii="Times New Roman" w:hAnsi="Times New Roman"/>
                <w:webHidden/>
              </w:rPr>
              <w:fldChar w:fldCharType="end"/>
            </w:r>
          </w:hyperlink>
        </w:p>
        <w:p w14:paraId="79A66535" w14:textId="2FECCA48" w:rsidR="004C7E06" w:rsidRPr="004C7E06" w:rsidRDefault="00D17DA1">
          <w:pPr>
            <w:pStyle w:val="TOC3"/>
            <w:rPr>
              <w:rFonts w:ascii="Times New Roman" w:eastAsiaTheme="minorEastAsia" w:hAnsi="Times New Roman"/>
              <w:sz w:val="22"/>
              <w:szCs w:val="22"/>
              <w:lang w:val="en-US"/>
            </w:rPr>
          </w:pPr>
          <w:hyperlink w:anchor="_Toc487015437" w:history="1">
            <w:r w:rsidR="004C7E06" w:rsidRPr="004C7E06">
              <w:rPr>
                <w:rStyle w:val="Hyperlink"/>
                <w:rFonts w:ascii="Times New Roman" w:hAnsi="Times New Roman"/>
                <w:b/>
              </w:rPr>
              <w:t>6.1.</w:t>
            </w:r>
            <w:r w:rsidR="004C7E06" w:rsidRPr="004C7E06">
              <w:rPr>
                <w:rFonts w:ascii="Times New Roman" w:eastAsiaTheme="minorEastAsia" w:hAnsi="Times New Roman"/>
                <w:sz w:val="22"/>
                <w:szCs w:val="22"/>
                <w:lang w:val="en-US"/>
              </w:rPr>
              <w:tab/>
            </w:r>
            <w:r w:rsidR="004C7E06" w:rsidRPr="004C7E06">
              <w:rPr>
                <w:rStyle w:val="Hyperlink"/>
                <w:rFonts w:ascii="Times New Roman" w:hAnsi="Times New Roman"/>
                <w:b/>
              </w:rPr>
              <w:t>PM</w:t>
            </w:r>
            <w:r w:rsidR="004C7E06" w:rsidRPr="004C7E06">
              <w:rPr>
                <w:rStyle w:val="Hyperlink"/>
                <w:rFonts w:ascii="Times New Roman" w:hAnsi="Times New Roman"/>
                <w:b/>
                <w:vertAlign w:val="subscript"/>
              </w:rPr>
              <w:t>2.5</w:t>
            </w:r>
            <w:r w:rsidR="004C7E06" w:rsidRPr="004C7E06">
              <w:rPr>
                <w:rStyle w:val="Hyperlink"/>
                <w:rFonts w:ascii="Times New Roman" w:hAnsi="Times New Roman"/>
                <w:b/>
              </w:rPr>
              <w:t xml:space="preserve"> standard for long term exposure</w:t>
            </w:r>
            <w:r w:rsidR="004C7E06" w:rsidRPr="004C7E06">
              <w:rPr>
                <w:rFonts w:ascii="Times New Roman" w:hAnsi="Times New Roman"/>
                <w:webHidden/>
              </w:rPr>
              <w:tab/>
            </w:r>
            <w:r w:rsidR="004C7E06" w:rsidRPr="004C7E06">
              <w:rPr>
                <w:rFonts w:ascii="Times New Roman" w:hAnsi="Times New Roman"/>
                <w:webHidden/>
              </w:rPr>
              <w:fldChar w:fldCharType="begin"/>
            </w:r>
            <w:r w:rsidR="004C7E06" w:rsidRPr="004C7E06">
              <w:rPr>
                <w:rFonts w:ascii="Times New Roman" w:hAnsi="Times New Roman"/>
                <w:webHidden/>
              </w:rPr>
              <w:instrText xml:space="preserve"> PAGEREF _Toc487015437 \h </w:instrText>
            </w:r>
            <w:r w:rsidR="004C7E06" w:rsidRPr="004C7E06">
              <w:rPr>
                <w:rFonts w:ascii="Times New Roman" w:hAnsi="Times New Roman"/>
                <w:webHidden/>
              </w:rPr>
            </w:r>
            <w:r w:rsidR="004C7E06" w:rsidRPr="004C7E06">
              <w:rPr>
                <w:rFonts w:ascii="Times New Roman" w:hAnsi="Times New Roman"/>
                <w:webHidden/>
              </w:rPr>
              <w:fldChar w:fldCharType="separate"/>
            </w:r>
            <w:r w:rsidR="004C7E06" w:rsidRPr="004C7E06">
              <w:rPr>
                <w:rFonts w:ascii="Times New Roman" w:hAnsi="Times New Roman"/>
                <w:webHidden/>
              </w:rPr>
              <w:t>18</w:t>
            </w:r>
            <w:r w:rsidR="004C7E06" w:rsidRPr="004C7E06">
              <w:rPr>
                <w:rFonts w:ascii="Times New Roman" w:hAnsi="Times New Roman"/>
                <w:webHidden/>
              </w:rPr>
              <w:fldChar w:fldCharType="end"/>
            </w:r>
          </w:hyperlink>
        </w:p>
        <w:p w14:paraId="7F85A201" w14:textId="089128E1" w:rsidR="004C7E06" w:rsidRPr="004C7E06" w:rsidRDefault="00D17DA1">
          <w:pPr>
            <w:pStyle w:val="TOC3"/>
            <w:rPr>
              <w:rFonts w:ascii="Times New Roman" w:eastAsiaTheme="minorEastAsia" w:hAnsi="Times New Roman"/>
              <w:sz w:val="22"/>
              <w:szCs w:val="22"/>
              <w:lang w:val="en-US"/>
            </w:rPr>
          </w:pPr>
          <w:hyperlink w:anchor="_Toc487015438" w:history="1">
            <w:r w:rsidR="004C7E06" w:rsidRPr="004C7E06">
              <w:rPr>
                <w:rStyle w:val="Hyperlink"/>
                <w:rFonts w:ascii="Times New Roman" w:hAnsi="Times New Roman"/>
                <w:b/>
              </w:rPr>
              <w:t>6.2.</w:t>
            </w:r>
            <w:r w:rsidR="004C7E06" w:rsidRPr="004C7E06">
              <w:rPr>
                <w:rFonts w:ascii="Times New Roman" w:eastAsiaTheme="minorEastAsia" w:hAnsi="Times New Roman"/>
                <w:sz w:val="22"/>
                <w:szCs w:val="22"/>
                <w:lang w:val="en-US"/>
              </w:rPr>
              <w:tab/>
            </w:r>
            <w:r w:rsidR="004C7E06" w:rsidRPr="004C7E06">
              <w:rPr>
                <w:rStyle w:val="Hyperlink"/>
                <w:rFonts w:ascii="Times New Roman" w:hAnsi="Times New Roman"/>
                <w:b/>
              </w:rPr>
              <w:t>PM</w:t>
            </w:r>
            <w:r w:rsidR="004C7E06" w:rsidRPr="004C7E06">
              <w:rPr>
                <w:rStyle w:val="Hyperlink"/>
                <w:rFonts w:ascii="Times New Roman" w:hAnsi="Times New Roman"/>
                <w:b/>
                <w:vertAlign w:val="subscript"/>
              </w:rPr>
              <w:t>2.5</w:t>
            </w:r>
            <w:r w:rsidR="004C7E06" w:rsidRPr="004C7E06">
              <w:rPr>
                <w:rStyle w:val="Hyperlink"/>
                <w:rFonts w:ascii="Times New Roman" w:hAnsi="Times New Roman"/>
                <w:b/>
              </w:rPr>
              <w:t xml:space="preserve"> standard for short term exposure</w:t>
            </w:r>
            <w:r w:rsidR="004C7E06" w:rsidRPr="004C7E06">
              <w:rPr>
                <w:rFonts w:ascii="Times New Roman" w:hAnsi="Times New Roman"/>
                <w:webHidden/>
              </w:rPr>
              <w:tab/>
            </w:r>
            <w:r w:rsidR="004C7E06" w:rsidRPr="004C7E06">
              <w:rPr>
                <w:rFonts w:ascii="Times New Roman" w:hAnsi="Times New Roman"/>
                <w:webHidden/>
              </w:rPr>
              <w:fldChar w:fldCharType="begin"/>
            </w:r>
            <w:r w:rsidR="004C7E06" w:rsidRPr="004C7E06">
              <w:rPr>
                <w:rFonts w:ascii="Times New Roman" w:hAnsi="Times New Roman"/>
                <w:webHidden/>
              </w:rPr>
              <w:instrText xml:space="preserve"> PAGEREF _Toc487015438 \h </w:instrText>
            </w:r>
            <w:r w:rsidR="004C7E06" w:rsidRPr="004C7E06">
              <w:rPr>
                <w:rFonts w:ascii="Times New Roman" w:hAnsi="Times New Roman"/>
                <w:webHidden/>
              </w:rPr>
            </w:r>
            <w:r w:rsidR="004C7E06" w:rsidRPr="004C7E06">
              <w:rPr>
                <w:rFonts w:ascii="Times New Roman" w:hAnsi="Times New Roman"/>
                <w:webHidden/>
              </w:rPr>
              <w:fldChar w:fldCharType="separate"/>
            </w:r>
            <w:r w:rsidR="004C7E06" w:rsidRPr="004C7E06">
              <w:rPr>
                <w:rFonts w:ascii="Times New Roman" w:hAnsi="Times New Roman"/>
                <w:webHidden/>
              </w:rPr>
              <w:t>18</w:t>
            </w:r>
            <w:r w:rsidR="004C7E06" w:rsidRPr="004C7E06">
              <w:rPr>
                <w:rFonts w:ascii="Times New Roman" w:hAnsi="Times New Roman"/>
                <w:webHidden/>
              </w:rPr>
              <w:fldChar w:fldCharType="end"/>
            </w:r>
          </w:hyperlink>
        </w:p>
        <w:p w14:paraId="44A4F507" w14:textId="3CFDF062" w:rsidR="004C7E06" w:rsidRPr="004C7E06" w:rsidRDefault="00D17DA1">
          <w:pPr>
            <w:pStyle w:val="TOC2"/>
            <w:rPr>
              <w:rFonts w:ascii="Times New Roman" w:eastAsiaTheme="minorEastAsia" w:hAnsi="Times New Roman"/>
              <w:sz w:val="22"/>
              <w:szCs w:val="22"/>
              <w:lang w:val="en-US"/>
            </w:rPr>
          </w:pPr>
          <w:hyperlink w:anchor="_Toc487015439" w:history="1">
            <w:r w:rsidR="004C7E06" w:rsidRPr="004C7E06">
              <w:rPr>
                <w:rStyle w:val="Hyperlink"/>
                <w:rFonts w:ascii="Times New Roman" w:hAnsi="Times New Roman"/>
              </w:rPr>
              <w:t>7.</w:t>
            </w:r>
            <w:r w:rsidR="004C7E06" w:rsidRPr="004C7E06">
              <w:rPr>
                <w:rFonts w:ascii="Times New Roman" w:eastAsiaTheme="minorEastAsia" w:hAnsi="Times New Roman"/>
                <w:sz w:val="22"/>
                <w:szCs w:val="22"/>
                <w:lang w:val="en-US"/>
              </w:rPr>
              <w:tab/>
            </w:r>
            <w:r w:rsidR="004C7E06" w:rsidRPr="004C7E06">
              <w:rPr>
                <w:rStyle w:val="Hyperlink"/>
                <w:rFonts w:ascii="Times New Roman" w:hAnsi="Times New Roman"/>
              </w:rPr>
              <w:t>Preliminary Conclusions and Outlook</w:t>
            </w:r>
            <w:r w:rsidR="004C7E06" w:rsidRPr="004C7E06">
              <w:rPr>
                <w:rFonts w:ascii="Times New Roman" w:hAnsi="Times New Roman"/>
                <w:webHidden/>
              </w:rPr>
              <w:tab/>
            </w:r>
            <w:r w:rsidR="004C7E06" w:rsidRPr="004C7E06">
              <w:rPr>
                <w:rFonts w:ascii="Times New Roman" w:hAnsi="Times New Roman"/>
                <w:webHidden/>
              </w:rPr>
              <w:fldChar w:fldCharType="begin"/>
            </w:r>
            <w:r w:rsidR="004C7E06" w:rsidRPr="004C7E06">
              <w:rPr>
                <w:rFonts w:ascii="Times New Roman" w:hAnsi="Times New Roman"/>
                <w:webHidden/>
              </w:rPr>
              <w:instrText xml:space="preserve"> PAGEREF _Toc487015439 \h </w:instrText>
            </w:r>
            <w:r w:rsidR="004C7E06" w:rsidRPr="004C7E06">
              <w:rPr>
                <w:rFonts w:ascii="Times New Roman" w:hAnsi="Times New Roman"/>
                <w:webHidden/>
              </w:rPr>
            </w:r>
            <w:r w:rsidR="004C7E06" w:rsidRPr="004C7E06">
              <w:rPr>
                <w:rFonts w:ascii="Times New Roman" w:hAnsi="Times New Roman"/>
                <w:webHidden/>
              </w:rPr>
              <w:fldChar w:fldCharType="separate"/>
            </w:r>
            <w:r w:rsidR="004C7E06" w:rsidRPr="004C7E06">
              <w:rPr>
                <w:rFonts w:ascii="Times New Roman" w:hAnsi="Times New Roman"/>
                <w:webHidden/>
              </w:rPr>
              <w:t>20</w:t>
            </w:r>
            <w:r w:rsidR="004C7E06" w:rsidRPr="004C7E06">
              <w:rPr>
                <w:rFonts w:ascii="Times New Roman" w:hAnsi="Times New Roman"/>
                <w:webHidden/>
              </w:rPr>
              <w:fldChar w:fldCharType="end"/>
            </w:r>
          </w:hyperlink>
        </w:p>
        <w:p w14:paraId="0758E058" w14:textId="4EA61C2B" w:rsidR="004C7E06" w:rsidRPr="004C7E06" w:rsidRDefault="00D17DA1">
          <w:pPr>
            <w:pStyle w:val="TOC3"/>
            <w:rPr>
              <w:rFonts w:ascii="Times New Roman" w:eastAsiaTheme="minorEastAsia" w:hAnsi="Times New Roman"/>
              <w:sz w:val="22"/>
              <w:szCs w:val="22"/>
              <w:lang w:val="en-US"/>
            </w:rPr>
          </w:pPr>
          <w:hyperlink w:anchor="_Toc487015440" w:history="1">
            <w:r w:rsidR="004C7E06" w:rsidRPr="004C7E06">
              <w:rPr>
                <w:rStyle w:val="Hyperlink"/>
                <w:rFonts w:ascii="Times New Roman" w:hAnsi="Times New Roman"/>
              </w:rPr>
              <w:t>7.1.</w:t>
            </w:r>
            <w:r w:rsidR="004C7E06" w:rsidRPr="004C7E06">
              <w:rPr>
                <w:rFonts w:ascii="Times New Roman" w:eastAsiaTheme="minorEastAsia" w:hAnsi="Times New Roman"/>
                <w:sz w:val="22"/>
                <w:szCs w:val="22"/>
                <w:lang w:val="en-US"/>
              </w:rPr>
              <w:tab/>
            </w:r>
            <w:r w:rsidR="004C7E06" w:rsidRPr="004C7E06">
              <w:rPr>
                <w:rStyle w:val="Hyperlink"/>
                <w:rFonts w:ascii="Times New Roman" w:hAnsi="Times New Roman"/>
              </w:rPr>
              <w:t>Proposed PM</w:t>
            </w:r>
            <w:r w:rsidR="004C7E06" w:rsidRPr="004C7E06">
              <w:rPr>
                <w:rStyle w:val="Hyperlink"/>
                <w:rFonts w:ascii="Times New Roman" w:hAnsi="Times New Roman"/>
                <w:vertAlign w:val="subscript"/>
              </w:rPr>
              <w:t>2.5</w:t>
            </w:r>
            <w:r w:rsidR="004C7E06" w:rsidRPr="004C7E06">
              <w:rPr>
                <w:rStyle w:val="Hyperlink"/>
                <w:rFonts w:ascii="Times New Roman" w:hAnsi="Times New Roman"/>
              </w:rPr>
              <w:t xml:space="preserve"> standards</w:t>
            </w:r>
            <w:r w:rsidR="004C7E06" w:rsidRPr="004C7E06">
              <w:rPr>
                <w:rFonts w:ascii="Times New Roman" w:hAnsi="Times New Roman"/>
                <w:webHidden/>
              </w:rPr>
              <w:tab/>
            </w:r>
            <w:r w:rsidR="004C7E06" w:rsidRPr="004C7E06">
              <w:rPr>
                <w:rFonts w:ascii="Times New Roman" w:hAnsi="Times New Roman"/>
                <w:webHidden/>
              </w:rPr>
              <w:fldChar w:fldCharType="begin"/>
            </w:r>
            <w:r w:rsidR="004C7E06" w:rsidRPr="004C7E06">
              <w:rPr>
                <w:rFonts w:ascii="Times New Roman" w:hAnsi="Times New Roman"/>
                <w:webHidden/>
              </w:rPr>
              <w:instrText xml:space="preserve"> PAGEREF _Toc487015440 \h </w:instrText>
            </w:r>
            <w:r w:rsidR="004C7E06" w:rsidRPr="004C7E06">
              <w:rPr>
                <w:rFonts w:ascii="Times New Roman" w:hAnsi="Times New Roman"/>
                <w:webHidden/>
              </w:rPr>
            </w:r>
            <w:r w:rsidR="004C7E06" w:rsidRPr="004C7E06">
              <w:rPr>
                <w:rFonts w:ascii="Times New Roman" w:hAnsi="Times New Roman"/>
                <w:webHidden/>
              </w:rPr>
              <w:fldChar w:fldCharType="separate"/>
            </w:r>
            <w:r w:rsidR="004C7E06" w:rsidRPr="004C7E06">
              <w:rPr>
                <w:rFonts w:ascii="Times New Roman" w:hAnsi="Times New Roman"/>
                <w:webHidden/>
              </w:rPr>
              <w:t>20</w:t>
            </w:r>
            <w:r w:rsidR="004C7E06" w:rsidRPr="004C7E06">
              <w:rPr>
                <w:rFonts w:ascii="Times New Roman" w:hAnsi="Times New Roman"/>
                <w:webHidden/>
              </w:rPr>
              <w:fldChar w:fldCharType="end"/>
            </w:r>
          </w:hyperlink>
        </w:p>
        <w:p w14:paraId="77A3386D" w14:textId="71245BC0" w:rsidR="004C7E06" w:rsidRPr="004C7E06" w:rsidRDefault="00D17DA1">
          <w:pPr>
            <w:pStyle w:val="TOC3"/>
            <w:rPr>
              <w:rFonts w:ascii="Times New Roman" w:eastAsiaTheme="minorEastAsia" w:hAnsi="Times New Roman"/>
              <w:sz w:val="22"/>
              <w:szCs w:val="22"/>
              <w:lang w:val="en-US"/>
            </w:rPr>
          </w:pPr>
          <w:hyperlink w:anchor="_Toc487015441" w:history="1">
            <w:r w:rsidR="004C7E06" w:rsidRPr="004C7E06">
              <w:rPr>
                <w:rStyle w:val="Hyperlink"/>
                <w:rFonts w:ascii="Times New Roman" w:hAnsi="Times New Roman"/>
              </w:rPr>
              <w:t>7.2.</w:t>
            </w:r>
            <w:r w:rsidR="004C7E06" w:rsidRPr="004C7E06">
              <w:rPr>
                <w:rFonts w:ascii="Times New Roman" w:eastAsiaTheme="minorEastAsia" w:hAnsi="Times New Roman"/>
                <w:sz w:val="22"/>
                <w:szCs w:val="22"/>
                <w:lang w:val="en-US"/>
              </w:rPr>
              <w:tab/>
            </w:r>
            <w:r w:rsidR="004C7E06" w:rsidRPr="004C7E06">
              <w:rPr>
                <w:rStyle w:val="Hyperlink"/>
                <w:rFonts w:ascii="Times New Roman" w:hAnsi="Times New Roman"/>
              </w:rPr>
              <w:t>The role of dust/sand in the PM</w:t>
            </w:r>
            <w:r w:rsidR="004C7E06" w:rsidRPr="004C7E06">
              <w:rPr>
                <w:rStyle w:val="Hyperlink"/>
                <w:rFonts w:ascii="Times New Roman" w:hAnsi="Times New Roman"/>
                <w:vertAlign w:val="subscript"/>
              </w:rPr>
              <w:t>2.5</w:t>
            </w:r>
            <w:r w:rsidR="004C7E06" w:rsidRPr="004C7E06">
              <w:rPr>
                <w:rStyle w:val="Hyperlink"/>
                <w:rFonts w:ascii="Times New Roman" w:hAnsi="Times New Roman"/>
              </w:rPr>
              <w:t xml:space="preserve"> standard</w:t>
            </w:r>
            <w:r w:rsidR="004C7E06" w:rsidRPr="004C7E06">
              <w:rPr>
                <w:rFonts w:ascii="Times New Roman" w:hAnsi="Times New Roman"/>
                <w:webHidden/>
              </w:rPr>
              <w:tab/>
            </w:r>
            <w:r w:rsidR="004C7E06" w:rsidRPr="004C7E06">
              <w:rPr>
                <w:rFonts w:ascii="Times New Roman" w:hAnsi="Times New Roman"/>
                <w:webHidden/>
              </w:rPr>
              <w:fldChar w:fldCharType="begin"/>
            </w:r>
            <w:r w:rsidR="004C7E06" w:rsidRPr="004C7E06">
              <w:rPr>
                <w:rFonts w:ascii="Times New Roman" w:hAnsi="Times New Roman"/>
                <w:webHidden/>
              </w:rPr>
              <w:instrText xml:space="preserve"> PAGEREF _Toc487015441 \h </w:instrText>
            </w:r>
            <w:r w:rsidR="004C7E06" w:rsidRPr="004C7E06">
              <w:rPr>
                <w:rFonts w:ascii="Times New Roman" w:hAnsi="Times New Roman"/>
                <w:webHidden/>
              </w:rPr>
            </w:r>
            <w:r w:rsidR="004C7E06" w:rsidRPr="004C7E06">
              <w:rPr>
                <w:rFonts w:ascii="Times New Roman" w:hAnsi="Times New Roman"/>
                <w:webHidden/>
              </w:rPr>
              <w:fldChar w:fldCharType="separate"/>
            </w:r>
            <w:r w:rsidR="004C7E06" w:rsidRPr="004C7E06">
              <w:rPr>
                <w:rFonts w:ascii="Times New Roman" w:hAnsi="Times New Roman"/>
                <w:webHidden/>
              </w:rPr>
              <w:t>20</w:t>
            </w:r>
            <w:r w:rsidR="004C7E06" w:rsidRPr="004C7E06">
              <w:rPr>
                <w:rFonts w:ascii="Times New Roman" w:hAnsi="Times New Roman"/>
                <w:webHidden/>
              </w:rPr>
              <w:fldChar w:fldCharType="end"/>
            </w:r>
          </w:hyperlink>
        </w:p>
        <w:p w14:paraId="4BB8B119" w14:textId="3E3080A6" w:rsidR="004C7E06" w:rsidRPr="004C7E06" w:rsidRDefault="00D17DA1">
          <w:pPr>
            <w:pStyle w:val="TOC3"/>
            <w:rPr>
              <w:rFonts w:ascii="Times New Roman" w:eastAsiaTheme="minorEastAsia" w:hAnsi="Times New Roman"/>
              <w:sz w:val="22"/>
              <w:szCs w:val="22"/>
              <w:lang w:val="en-US"/>
            </w:rPr>
          </w:pPr>
          <w:hyperlink w:anchor="_Toc487015442" w:history="1">
            <w:r w:rsidR="004C7E06" w:rsidRPr="004C7E06">
              <w:rPr>
                <w:rStyle w:val="Hyperlink"/>
                <w:rFonts w:ascii="Times New Roman" w:hAnsi="Times New Roman"/>
              </w:rPr>
              <w:t>7.3.</w:t>
            </w:r>
            <w:r w:rsidR="004C7E06" w:rsidRPr="004C7E06">
              <w:rPr>
                <w:rFonts w:ascii="Times New Roman" w:eastAsiaTheme="minorEastAsia" w:hAnsi="Times New Roman"/>
                <w:sz w:val="22"/>
                <w:szCs w:val="22"/>
                <w:lang w:val="en-US"/>
              </w:rPr>
              <w:tab/>
            </w:r>
            <w:r w:rsidR="004C7E06" w:rsidRPr="004C7E06">
              <w:rPr>
                <w:rStyle w:val="Hyperlink"/>
                <w:rFonts w:ascii="Times New Roman" w:hAnsi="Times New Roman"/>
              </w:rPr>
              <w:t>Suggested implementation of measures to target lower PM</w:t>
            </w:r>
            <w:r w:rsidR="004C7E06" w:rsidRPr="004C7E06">
              <w:rPr>
                <w:rStyle w:val="Hyperlink"/>
                <w:rFonts w:ascii="Times New Roman" w:hAnsi="Times New Roman"/>
                <w:vertAlign w:val="subscript"/>
              </w:rPr>
              <w:t>2.5</w:t>
            </w:r>
            <w:r w:rsidR="004C7E06" w:rsidRPr="004C7E06">
              <w:rPr>
                <w:rStyle w:val="Hyperlink"/>
                <w:rFonts w:ascii="Times New Roman" w:hAnsi="Times New Roman"/>
              </w:rPr>
              <w:t xml:space="preserve"> standards</w:t>
            </w:r>
            <w:r w:rsidR="004C7E06" w:rsidRPr="004C7E06">
              <w:rPr>
                <w:rFonts w:ascii="Times New Roman" w:hAnsi="Times New Roman"/>
                <w:webHidden/>
              </w:rPr>
              <w:tab/>
            </w:r>
            <w:r w:rsidR="004C7E06" w:rsidRPr="004C7E06">
              <w:rPr>
                <w:rFonts w:ascii="Times New Roman" w:hAnsi="Times New Roman"/>
                <w:webHidden/>
              </w:rPr>
              <w:fldChar w:fldCharType="begin"/>
            </w:r>
            <w:r w:rsidR="004C7E06" w:rsidRPr="004C7E06">
              <w:rPr>
                <w:rFonts w:ascii="Times New Roman" w:hAnsi="Times New Roman"/>
                <w:webHidden/>
              </w:rPr>
              <w:instrText xml:space="preserve"> PAGEREF _Toc487015442 \h </w:instrText>
            </w:r>
            <w:r w:rsidR="004C7E06" w:rsidRPr="004C7E06">
              <w:rPr>
                <w:rFonts w:ascii="Times New Roman" w:hAnsi="Times New Roman"/>
                <w:webHidden/>
              </w:rPr>
            </w:r>
            <w:r w:rsidR="004C7E06" w:rsidRPr="004C7E06">
              <w:rPr>
                <w:rFonts w:ascii="Times New Roman" w:hAnsi="Times New Roman"/>
                <w:webHidden/>
              </w:rPr>
              <w:fldChar w:fldCharType="separate"/>
            </w:r>
            <w:r w:rsidR="004C7E06" w:rsidRPr="004C7E06">
              <w:rPr>
                <w:rFonts w:ascii="Times New Roman" w:hAnsi="Times New Roman"/>
                <w:webHidden/>
              </w:rPr>
              <w:t>21</w:t>
            </w:r>
            <w:r w:rsidR="004C7E06" w:rsidRPr="004C7E06">
              <w:rPr>
                <w:rFonts w:ascii="Times New Roman" w:hAnsi="Times New Roman"/>
                <w:webHidden/>
              </w:rPr>
              <w:fldChar w:fldCharType="end"/>
            </w:r>
          </w:hyperlink>
        </w:p>
        <w:p w14:paraId="076EDD88" w14:textId="43E785C2" w:rsidR="004C7E06" w:rsidRPr="004C7E06" w:rsidRDefault="00D17DA1">
          <w:pPr>
            <w:pStyle w:val="TOC3"/>
            <w:rPr>
              <w:rFonts w:ascii="Times New Roman" w:eastAsiaTheme="minorEastAsia" w:hAnsi="Times New Roman"/>
              <w:sz w:val="22"/>
              <w:szCs w:val="22"/>
              <w:lang w:val="en-US"/>
            </w:rPr>
          </w:pPr>
          <w:hyperlink w:anchor="_Toc487015443" w:history="1">
            <w:r w:rsidR="004C7E06" w:rsidRPr="004C7E06">
              <w:rPr>
                <w:rStyle w:val="Hyperlink"/>
                <w:rFonts w:ascii="Times New Roman" w:hAnsi="Times New Roman"/>
                <w:b/>
              </w:rPr>
              <w:t>Measures in the transport sector</w:t>
            </w:r>
            <w:r w:rsidR="004C7E06" w:rsidRPr="004C7E06">
              <w:rPr>
                <w:rFonts w:ascii="Times New Roman" w:hAnsi="Times New Roman"/>
                <w:webHidden/>
              </w:rPr>
              <w:tab/>
            </w:r>
            <w:r w:rsidR="004C7E06" w:rsidRPr="004C7E06">
              <w:rPr>
                <w:rFonts w:ascii="Times New Roman" w:hAnsi="Times New Roman"/>
                <w:webHidden/>
              </w:rPr>
              <w:fldChar w:fldCharType="begin"/>
            </w:r>
            <w:r w:rsidR="004C7E06" w:rsidRPr="004C7E06">
              <w:rPr>
                <w:rFonts w:ascii="Times New Roman" w:hAnsi="Times New Roman"/>
                <w:webHidden/>
              </w:rPr>
              <w:instrText xml:space="preserve"> PAGEREF _Toc487015443 \h </w:instrText>
            </w:r>
            <w:r w:rsidR="004C7E06" w:rsidRPr="004C7E06">
              <w:rPr>
                <w:rFonts w:ascii="Times New Roman" w:hAnsi="Times New Roman"/>
                <w:webHidden/>
              </w:rPr>
            </w:r>
            <w:r w:rsidR="004C7E06" w:rsidRPr="004C7E06">
              <w:rPr>
                <w:rFonts w:ascii="Times New Roman" w:hAnsi="Times New Roman"/>
                <w:webHidden/>
              </w:rPr>
              <w:fldChar w:fldCharType="separate"/>
            </w:r>
            <w:r w:rsidR="004C7E06" w:rsidRPr="004C7E06">
              <w:rPr>
                <w:rFonts w:ascii="Times New Roman" w:hAnsi="Times New Roman"/>
                <w:webHidden/>
              </w:rPr>
              <w:t>21</w:t>
            </w:r>
            <w:r w:rsidR="004C7E06" w:rsidRPr="004C7E06">
              <w:rPr>
                <w:rFonts w:ascii="Times New Roman" w:hAnsi="Times New Roman"/>
                <w:webHidden/>
              </w:rPr>
              <w:fldChar w:fldCharType="end"/>
            </w:r>
          </w:hyperlink>
        </w:p>
        <w:p w14:paraId="43356EE4" w14:textId="5A85F429" w:rsidR="004C7E06" w:rsidRPr="004C7E06" w:rsidRDefault="00D17DA1">
          <w:pPr>
            <w:pStyle w:val="TOC3"/>
            <w:rPr>
              <w:rFonts w:ascii="Times New Roman" w:eastAsiaTheme="minorEastAsia" w:hAnsi="Times New Roman"/>
              <w:sz w:val="22"/>
              <w:szCs w:val="22"/>
              <w:lang w:val="en-US"/>
            </w:rPr>
          </w:pPr>
          <w:hyperlink w:anchor="_Toc487015444" w:history="1">
            <w:r w:rsidR="004C7E06" w:rsidRPr="004C7E06">
              <w:rPr>
                <w:rStyle w:val="Hyperlink"/>
                <w:rFonts w:ascii="Times New Roman" w:hAnsi="Times New Roman"/>
                <w:b/>
              </w:rPr>
              <w:t>Measures in the industry/energy sector</w:t>
            </w:r>
            <w:r w:rsidR="004C7E06" w:rsidRPr="004C7E06">
              <w:rPr>
                <w:rFonts w:ascii="Times New Roman" w:hAnsi="Times New Roman"/>
                <w:webHidden/>
              </w:rPr>
              <w:tab/>
            </w:r>
            <w:r w:rsidR="004C7E06" w:rsidRPr="004C7E06">
              <w:rPr>
                <w:rFonts w:ascii="Times New Roman" w:hAnsi="Times New Roman"/>
                <w:webHidden/>
              </w:rPr>
              <w:fldChar w:fldCharType="begin"/>
            </w:r>
            <w:r w:rsidR="004C7E06" w:rsidRPr="004C7E06">
              <w:rPr>
                <w:rFonts w:ascii="Times New Roman" w:hAnsi="Times New Roman"/>
                <w:webHidden/>
              </w:rPr>
              <w:instrText xml:space="preserve"> PAGEREF _Toc487015444 \h </w:instrText>
            </w:r>
            <w:r w:rsidR="004C7E06" w:rsidRPr="004C7E06">
              <w:rPr>
                <w:rFonts w:ascii="Times New Roman" w:hAnsi="Times New Roman"/>
                <w:webHidden/>
              </w:rPr>
            </w:r>
            <w:r w:rsidR="004C7E06" w:rsidRPr="004C7E06">
              <w:rPr>
                <w:rFonts w:ascii="Times New Roman" w:hAnsi="Times New Roman"/>
                <w:webHidden/>
              </w:rPr>
              <w:fldChar w:fldCharType="separate"/>
            </w:r>
            <w:r w:rsidR="004C7E06" w:rsidRPr="004C7E06">
              <w:rPr>
                <w:rFonts w:ascii="Times New Roman" w:hAnsi="Times New Roman"/>
                <w:webHidden/>
              </w:rPr>
              <w:t>22</w:t>
            </w:r>
            <w:r w:rsidR="004C7E06" w:rsidRPr="004C7E06">
              <w:rPr>
                <w:rFonts w:ascii="Times New Roman" w:hAnsi="Times New Roman"/>
                <w:webHidden/>
              </w:rPr>
              <w:fldChar w:fldCharType="end"/>
            </w:r>
          </w:hyperlink>
        </w:p>
        <w:p w14:paraId="73EBFB6A" w14:textId="2E1781A7" w:rsidR="004C7E06" w:rsidRPr="004C7E06" w:rsidRDefault="00D17DA1">
          <w:pPr>
            <w:pStyle w:val="TOC3"/>
            <w:rPr>
              <w:rFonts w:ascii="Times New Roman" w:eastAsiaTheme="minorEastAsia" w:hAnsi="Times New Roman"/>
              <w:sz w:val="22"/>
              <w:szCs w:val="22"/>
              <w:lang w:val="en-US"/>
            </w:rPr>
          </w:pPr>
          <w:hyperlink w:anchor="_Toc487015445" w:history="1">
            <w:r w:rsidR="004C7E06" w:rsidRPr="004C7E06">
              <w:rPr>
                <w:rStyle w:val="Hyperlink"/>
                <w:rFonts w:ascii="Times New Roman" w:hAnsi="Times New Roman"/>
                <w:b/>
              </w:rPr>
              <w:t>Measures in the residential/commercial sector</w:t>
            </w:r>
            <w:r w:rsidR="004C7E06" w:rsidRPr="004C7E06">
              <w:rPr>
                <w:rFonts w:ascii="Times New Roman" w:hAnsi="Times New Roman"/>
                <w:webHidden/>
              </w:rPr>
              <w:tab/>
            </w:r>
            <w:r w:rsidR="004C7E06" w:rsidRPr="004C7E06">
              <w:rPr>
                <w:rFonts w:ascii="Times New Roman" w:hAnsi="Times New Roman"/>
                <w:webHidden/>
              </w:rPr>
              <w:fldChar w:fldCharType="begin"/>
            </w:r>
            <w:r w:rsidR="004C7E06" w:rsidRPr="004C7E06">
              <w:rPr>
                <w:rFonts w:ascii="Times New Roman" w:hAnsi="Times New Roman"/>
                <w:webHidden/>
              </w:rPr>
              <w:instrText xml:space="preserve"> PAGEREF _Toc487015445 \h </w:instrText>
            </w:r>
            <w:r w:rsidR="004C7E06" w:rsidRPr="004C7E06">
              <w:rPr>
                <w:rFonts w:ascii="Times New Roman" w:hAnsi="Times New Roman"/>
                <w:webHidden/>
              </w:rPr>
            </w:r>
            <w:r w:rsidR="004C7E06" w:rsidRPr="004C7E06">
              <w:rPr>
                <w:rFonts w:ascii="Times New Roman" w:hAnsi="Times New Roman"/>
                <w:webHidden/>
              </w:rPr>
              <w:fldChar w:fldCharType="separate"/>
            </w:r>
            <w:r w:rsidR="004C7E06" w:rsidRPr="004C7E06">
              <w:rPr>
                <w:rFonts w:ascii="Times New Roman" w:hAnsi="Times New Roman"/>
                <w:webHidden/>
              </w:rPr>
              <w:t>23</w:t>
            </w:r>
            <w:r w:rsidR="004C7E06" w:rsidRPr="004C7E06">
              <w:rPr>
                <w:rFonts w:ascii="Times New Roman" w:hAnsi="Times New Roman"/>
                <w:webHidden/>
              </w:rPr>
              <w:fldChar w:fldCharType="end"/>
            </w:r>
          </w:hyperlink>
        </w:p>
        <w:p w14:paraId="67E157D4" w14:textId="07945371" w:rsidR="009817BC" w:rsidRDefault="009817BC">
          <w:r w:rsidRPr="004C7E06">
            <w:rPr>
              <w:rFonts w:ascii="Times New Roman" w:hAnsi="Times New Roman" w:cs="Times New Roman"/>
              <w:b/>
              <w:bCs/>
              <w:noProof/>
            </w:rPr>
            <w:fldChar w:fldCharType="end"/>
          </w:r>
        </w:p>
      </w:sdtContent>
    </w:sdt>
    <w:p w14:paraId="0A533FD3" w14:textId="5342D7A5" w:rsidR="00051623" w:rsidRPr="00EC18C8" w:rsidRDefault="00051623" w:rsidP="00580EB8">
      <w:pPr>
        <w:pStyle w:val="Heading1"/>
        <w:ind w:left="750"/>
        <w:jc w:val="center"/>
        <w:rPr>
          <w:rFonts w:ascii="Times New Roman" w:hAnsi="Times New Roman" w:cs="Times New Roman"/>
          <w:b/>
        </w:rPr>
      </w:pPr>
      <w:ins w:id="2" w:author="Marouane Temimi" w:date="2017-03-27T16:07:00Z">
        <w:r>
          <w:br w:type="page"/>
        </w:r>
      </w:ins>
      <w:bookmarkStart w:id="3" w:name="_Toc487015427"/>
      <w:r w:rsidR="00595554" w:rsidRPr="00EC18C8">
        <w:rPr>
          <w:rFonts w:ascii="Times New Roman" w:hAnsi="Times New Roman" w:cs="Times New Roman"/>
          <w:b/>
        </w:rPr>
        <w:lastRenderedPageBreak/>
        <w:t>Summary</w:t>
      </w:r>
      <w:bookmarkEnd w:id="3"/>
    </w:p>
    <w:p w14:paraId="36C435E1" w14:textId="77777777" w:rsidR="00051623" w:rsidRPr="00381075" w:rsidRDefault="00051623">
      <w:pPr>
        <w:rPr>
          <w:rFonts w:ascii="Times New Roman" w:hAnsi="Times New Roman" w:cs="Times New Roman"/>
        </w:rPr>
      </w:pPr>
    </w:p>
    <w:p w14:paraId="2053C35E" w14:textId="6353E9FA" w:rsidR="00051623" w:rsidRPr="00381075" w:rsidRDefault="001C49FD">
      <w:pPr>
        <w:rPr>
          <w:rFonts w:ascii="Times New Roman" w:eastAsia="Times New Roman" w:hAnsi="Times New Roman" w:cs="Times New Roman"/>
          <w:bCs/>
          <w:iCs/>
          <w:color w:val="0070C0"/>
          <w:sz w:val="36"/>
          <w:szCs w:val="36"/>
          <w:lang w:val="en-GB"/>
        </w:rPr>
      </w:pPr>
      <w:r>
        <w:rPr>
          <w:rFonts w:ascii="Times New Roman" w:eastAsia="Times New Roman" w:hAnsi="Times New Roman" w:cs="Times New Roman"/>
          <w:bCs/>
          <w:iCs/>
          <w:color w:val="0070C0"/>
          <w:sz w:val="36"/>
          <w:szCs w:val="36"/>
          <w:lang w:val="en-GB"/>
        </w:rPr>
        <w:t>Objective of reporting period</w:t>
      </w:r>
      <w:r w:rsidR="00051623" w:rsidRPr="00381075">
        <w:rPr>
          <w:rFonts w:ascii="Times New Roman" w:eastAsia="Times New Roman" w:hAnsi="Times New Roman" w:cs="Times New Roman"/>
          <w:bCs/>
          <w:iCs/>
          <w:color w:val="0070C0"/>
          <w:sz w:val="36"/>
          <w:szCs w:val="36"/>
          <w:lang w:val="en-GB"/>
        </w:rPr>
        <w:t>:</w:t>
      </w:r>
    </w:p>
    <w:p w14:paraId="25DD2EA8" w14:textId="71653A06" w:rsidR="00381075" w:rsidRPr="00381075" w:rsidRDefault="00381075" w:rsidP="00381075">
      <w:pPr>
        <w:pStyle w:val="ListParagraph"/>
        <w:numPr>
          <w:ilvl w:val="0"/>
          <w:numId w:val="4"/>
        </w:numPr>
        <w:spacing w:after="0" w:line="240" w:lineRule="auto"/>
        <w:contextualSpacing w:val="0"/>
        <w:rPr>
          <w:rFonts w:ascii="Times New Roman" w:eastAsia="Times New Roman" w:hAnsi="Times New Roman" w:cs="Times New Roman"/>
          <w:bCs/>
          <w:iCs/>
          <w:sz w:val="24"/>
          <w:szCs w:val="24"/>
          <w:lang w:val="en-GB"/>
        </w:rPr>
      </w:pPr>
      <w:r w:rsidRPr="00381075">
        <w:rPr>
          <w:rFonts w:ascii="Times New Roman" w:eastAsia="Times New Roman" w:hAnsi="Times New Roman" w:cs="Times New Roman"/>
          <w:sz w:val="24"/>
          <w:szCs w:val="24"/>
          <w:lang w:val="en-GB"/>
        </w:rPr>
        <w:t xml:space="preserve">Development of a methodology to estimate the Air Quality </w:t>
      </w:r>
      <w:r w:rsidRPr="00381075">
        <w:rPr>
          <w:rFonts w:ascii="Times New Roman" w:eastAsia="Times New Roman" w:hAnsi="Times New Roman" w:cs="Times New Roman"/>
          <w:b/>
          <w:sz w:val="24"/>
          <w:szCs w:val="24"/>
          <w:lang w:val="en-GB"/>
        </w:rPr>
        <w:t>Standard for Particulate Matter PM</w:t>
      </w:r>
      <w:r w:rsidRPr="00381075">
        <w:rPr>
          <w:rFonts w:ascii="Times New Roman" w:eastAsia="Times New Roman" w:hAnsi="Times New Roman" w:cs="Times New Roman"/>
          <w:b/>
          <w:sz w:val="24"/>
          <w:szCs w:val="24"/>
          <w:vertAlign w:val="subscript"/>
          <w:lang w:val="en-GB"/>
        </w:rPr>
        <w:t>2.5</w:t>
      </w:r>
      <w:r w:rsidRPr="00381075">
        <w:rPr>
          <w:rFonts w:ascii="Times New Roman" w:eastAsia="Times New Roman" w:hAnsi="Times New Roman" w:cs="Times New Roman"/>
          <w:b/>
          <w:sz w:val="24"/>
          <w:szCs w:val="24"/>
          <w:lang w:val="en-GB"/>
        </w:rPr>
        <w:t xml:space="preserve"> </w:t>
      </w:r>
      <w:r w:rsidRPr="00381075">
        <w:rPr>
          <w:rFonts w:ascii="Times New Roman" w:eastAsia="Times New Roman" w:hAnsi="Times New Roman" w:cs="Times New Roman"/>
          <w:sz w:val="24"/>
          <w:szCs w:val="24"/>
          <w:lang w:val="en-GB"/>
        </w:rPr>
        <w:t>in the United Arab Emirates</w:t>
      </w:r>
    </w:p>
    <w:p w14:paraId="536FD95C" w14:textId="77777777" w:rsidR="00381075" w:rsidRPr="00381075" w:rsidRDefault="00381075" w:rsidP="00381075">
      <w:pPr>
        <w:pStyle w:val="ListParagraph"/>
        <w:spacing w:after="0" w:line="240" w:lineRule="auto"/>
        <w:contextualSpacing w:val="0"/>
        <w:rPr>
          <w:rFonts w:ascii="Times New Roman" w:eastAsia="Times New Roman" w:hAnsi="Times New Roman" w:cs="Times New Roman"/>
          <w:bCs/>
          <w:iCs/>
          <w:sz w:val="24"/>
          <w:szCs w:val="24"/>
          <w:lang w:val="en-GB"/>
        </w:rPr>
      </w:pPr>
    </w:p>
    <w:p w14:paraId="741E8B03" w14:textId="63730DB3" w:rsidR="0079248B" w:rsidRPr="00381075" w:rsidRDefault="00B2231E" w:rsidP="00381075">
      <w:pPr>
        <w:pStyle w:val="ListParagraph"/>
        <w:numPr>
          <w:ilvl w:val="0"/>
          <w:numId w:val="4"/>
        </w:numPr>
        <w:spacing w:after="0" w:line="240" w:lineRule="auto"/>
        <w:contextualSpacing w:val="0"/>
        <w:rPr>
          <w:rFonts w:ascii="Times New Roman" w:eastAsia="Times New Roman" w:hAnsi="Times New Roman" w:cs="Times New Roman"/>
          <w:bCs/>
          <w:iCs/>
          <w:sz w:val="24"/>
          <w:szCs w:val="24"/>
          <w:lang w:val="en-GB"/>
        </w:rPr>
      </w:pPr>
      <w:r w:rsidRPr="00381075">
        <w:rPr>
          <w:rFonts w:ascii="Times New Roman" w:eastAsia="Times New Roman" w:hAnsi="Times New Roman" w:cs="Times New Roman"/>
          <w:sz w:val="24"/>
          <w:szCs w:val="24"/>
          <w:lang w:val="en-GB"/>
        </w:rPr>
        <w:t xml:space="preserve">Analysis of </w:t>
      </w:r>
      <w:r w:rsidR="00381075" w:rsidRPr="00381075">
        <w:rPr>
          <w:rFonts w:ascii="Times New Roman" w:eastAsia="Times New Roman" w:hAnsi="Times New Roman" w:cs="Times New Roman"/>
          <w:sz w:val="24"/>
          <w:szCs w:val="24"/>
          <w:lang w:val="en-GB"/>
        </w:rPr>
        <w:t>health data and air quality data to determine a relationship between health outcome and human exposure to PM</w:t>
      </w:r>
      <w:r w:rsidR="00381075" w:rsidRPr="00381075">
        <w:rPr>
          <w:rFonts w:ascii="Times New Roman" w:eastAsia="Times New Roman" w:hAnsi="Times New Roman" w:cs="Times New Roman"/>
          <w:sz w:val="24"/>
          <w:szCs w:val="24"/>
          <w:vertAlign w:val="subscript"/>
          <w:lang w:val="en-GB"/>
        </w:rPr>
        <w:t>2.5</w:t>
      </w:r>
      <w:r w:rsidR="00155575">
        <w:rPr>
          <w:rFonts w:ascii="Times New Roman" w:eastAsia="Times New Roman" w:hAnsi="Times New Roman" w:cs="Times New Roman"/>
          <w:sz w:val="24"/>
          <w:szCs w:val="24"/>
          <w:lang w:val="en-GB"/>
        </w:rPr>
        <w:t xml:space="preserve"> in the UAE</w:t>
      </w:r>
    </w:p>
    <w:p w14:paraId="48F41BCD" w14:textId="77777777" w:rsidR="00381075" w:rsidRPr="00381075" w:rsidRDefault="00381075" w:rsidP="00381075">
      <w:pPr>
        <w:pStyle w:val="ListParagraph"/>
        <w:rPr>
          <w:rFonts w:ascii="Times New Roman" w:eastAsia="Times New Roman" w:hAnsi="Times New Roman" w:cs="Times New Roman"/>
          <w:bCs/>
          <w:iCs/>
          <w:sz w:val="24"/>
          <w:szCs w:val="24"/>
          <w:lang w:val="en-GB"/>
        </w:rPr>
      </w:pPr>
    </w:p>
    <w:p w14:paraId="1A3B4ABD" w14:textId="558AA0C8" w:rsidR="00381075" w:rsidRDefault="00381075" w:rsidP="00381075">
      <w:pPr>
        <w:pStyle w:val="ListParagraph"/>
        <w:numPr>
          <w:ilvl w:val="0"/>
          <w:numId w:val="4"/>
        </w:numPr>
        <w:spacing w:after="0" w:line="240" w:lineRule="auto"/>
        <w:contextualSpacing w:val="0"/>
        <w:rPr>
          <w:rFonts w:ascii="Times New Roman" w:eastAsia="Times New Roman" w:hAnsi="Times New Roman" w:cs="Times New Roman"/>
          <w:bCs/>
          <w:iCs/>
          <w:sz w:val="24"/>
          <w:szCs w:val="24"/>
          <w:lang w:val="en-GB"/>
        </w:rPr>
      </w:pPr>
      <w:r>
        <w:rPr>
          <w:rFonts w:ascii="Times New Roman" w:eastAsia="Times New Roman" w:hAnsi="Times New Roman" w:cs="Times New Roman"/>
          <w:bCs/>
          <w:iCs/>
          <w:sz w:val="24"/>
          <w:szCs w:val="24"/>
          <w:lang w:val="en-GB"/>
        </w:rPr>
        <w:t>Estimation of PM</w:t>
      </w:r>
      <w:r w:rsidRPr="00155575">
        <w:rPr>
          <w:rFonts w:ascii="Times New Roman" w:eastAsia="Times New Roman" w:hAnsi="Times New Roman" w:cs="Times New Roman"/>
          <w:bCs/>
          <w:iCs/>
          <w:sz w:val="24"/>
          <w:szCs w:val="24"/>
          <w:vertAlign w:val="subscript"/>
          <w:lang w:val="en-GB"/>
        </w:rPr>
        <w:t>2.5</w:t>
      </w:r>
      <w:r w:rsidR="00155575">
        <w:rPr>
          <w:rFonts w:ascii="Times New Roman" w:eastAsia="Times New Roman" w:hAnsi="Times New Roman" w:cs="Times New Roman"/>
          <w:bCs/>
          <w:iCs/>
          <w:sz w:val="24"/>
          <w:szCs w:val="24"/>
          <w:lang w:val="en-GB"/>
        </w:rPr>
        <w:t xml:space="preserve"> Interim Target Values for long-term (annual) and short-term (24</w:t>
      </w:r>
      <w:r w:rsidR="00900020">
        <w:rPr>
          <w:rFonts w:ascii="Times New Roman" w:eastAsia="Times New Roman" w:hAnsi="Times New Roman" w:cs="Times New Roman"/>
          <w:bCs/>
          <w:iCs/>
          <w:sz w:val="24"/>
          <w:szCs w:val="24"/>
          <w:lang w:val="en-GB"/>
        </w:rPr>
        <w:t>-</w:t>
      </w:r>
      <w:r w:rsidR="00155575">
        <w:rPr>
          <w:rFonts w:ascii="Times New Roman" w:eastAsia="Times New Roman" w:hAnsi="Times New Roman" w:cs="Times New Roman"/>
          <w:bCs/>
          <w:iCs/>
          <w:sz w:val="24"/>
          <w:szCs w:val="24"/>
          <w:lang w:val="en-GB"/>
        </w:rPr>
        <w:t>h) exposure in the UAE</w:t>
      </w:r>
    </w:p>
    <w:p w14:paraId="4D07B1E8" w14:textId="77777777" w:rsidR="00155575" w:rsidRPr="00155575" w:rsidRDefault="00155575" w:rsidP="00155575">
      <w:pPr>
        <w:pStyle w:val="ListParagraph"/>
        <w:rPr>
          <w:rFonts w:ascii="Times New Roman" w:eastAsia="Times New Roman" w:hAnsi="Times New Roman" w:cs="Times New Roman"/>
          <w:bCs/>
          <w:iCs/>
          <w:sz w:val="24"/>
          <w:szCs w:val="24"/>
          <w:lang w:val="en-GB"/>
        </w:rPr>
      </w:pPr>
    </w:p>
    <w:p w14:paraId="5995DF76" w14:textId="3A5D81BF" w:rsidR="00155575" w:rsidRDefault="00155575" w:rsidP="00381075">
      <w:pPr>
        <w:pStyle w:val="ListParagraph"/>
        <w:numPr>
          <w:ilvl w:val="0"/>
          <w:numId w:val="4"/>
        </w:numPr>
        <w:spacing w:after="0" w:line="240" w:lineRule="auto"/>
        <w:contextualSpacing w:val="0"/>
        <w:rPr>
          <w:rFonts w:ascii="Times New Roman" w:eastAsia="Times New Roman" w:hAnsi="Times New Roman" w:cs="Times New Roman"/>
          <w:bCs/>
          <w:iCs/>
          <w:sz w:val="24"/>
          <w:szCs w:val="24"/>
          <w:lang w:val="en-GB"/>
        </w:rPr>
      </w:pPr>
      <w:r>
        <w:rPr>
          <w:rFonts w:ascii="Times New Roman" w:eastAsia="Times New Roman" w:hAnsi="Times New Roman" w:cs="Times New Roman"/>
          <w:bCs/>
          <w:iCs/>
          <w:sz w:val="24"/>
          <w:szCs w:val="24"/>
          <w:lang w:val="en-GB"/>
        </w:rPr>
        <w:t xml:space="preserve">Proposition of </w:t>
      </w:r>
      <w:r w:rsidR="00CB1AE5">
        <w:rPr>
          <w:rFonts w:ascii="Times New Roman" w:eastAsia="Times New Roman" w:hAnsi="Times New Roman" w:cs="Times New Roman"/>
          <w:bCs/>
          <w:iCs/>
          <w:sz w:val="24"/>
          <w:szCs w:val="24"/>
          <w:lang w:val="en-GB"/>
        </w:rPr>
        <w:t>a long-term and short-</w:t>
      </w:r>
      <w:r>
        <w:rPr>
          <w:rFonts w:ascii="Times New Roman" w:eastAsia="Times New Roman" w:hAnsi="Times New Roman" w:cs="Times New Roman"/>
          <w:bCs/>
          <w:iCs/>
          <w:sz w:val="24"/>
          <w:szCs w:val="24"/>
          <w:lang w:val="en-GB"/>
        </w:rPr>
        <w:t>term PM</w:t>
      </w:r>
      <w:r w:rsidRPr="0075228A">
        <w:rPr>
          <w:rFonts w:ascii="Times New Roman" w:eastAsia="Times New Roman" w:hAnsi="Times New Roman" w:cs="Times New Roman"/>
          <w:bCs/>
          <w:iCs/>
          <w:sz w:val="24"/>
          <w:szCs w:val="24"/>
          <w:vertAlign w:val="subscript"/>
          <w:lang w:val="en-GB"/>
        </w:rPr>
        <w:t>2.5</w:t>
      </w:r>
      <w:r>
        <w:rPr>
          <w:rFonts w:ascii="Times New Roman" w:eastAsia="Times New Roman" w:hAnsi="Times New Roman" w:cs="Times New Roman"/>
          <w:bCs/>
          <w:iCs/>
          <w:sz w:val="24"/>
          <w:szCs w:val="24"/>
          <w:lang w:val="en-GB"/>
        </w:rPr>
        <w:t xml:space="preserve"> standard value for the UAE</w:t>
      </w:r>
    </w:p>
    <w:p w14:paraId="7BEB1B9F" w14:textId="77777777" w:rsidR="0075228A" w:rsidRPr="0075228A" w:rsidRDefault="0075228A" w:rsidP="0075228A">
      <w:pPr>
        <w:pStyle w:val="ListParagraph"/>
        <w:rPr>
          <w:rFonts w:ascii="Times New Roman" w:eastAsia="Times New Roman" w:hAnsi="Times New Roman" w:cs="Times New Roman"/>
          <w:bCs/>
          <w:iCs/>
          <w:sz w:val="24"/>
          <w:szCs w:val="24"/>
          <w:lang w:val="en-GB"/>
        </w:rPr>
      </w:pPr>
    </w:p>
    <w:p w14:paraId="5AC4E6CD" w14:textId="35E3CC9F" w:rsidR="0075228A" w:rsidRPr="00381075" w:rsidRDefault="00460E7F" w:rsidP="00381075">
      <w:pPr>
        <w:pStyle w:val="ListParagraph"/>
        <w:numPr>
          <w:ilvl w:val="0"/>
          <w:numId w:val="4"/>
        </w:numPr>
        <w:spacing w:after="0" w:line="240" w:lineRule="auto"/>
        <w:contextualSpacing w:val="0"/>
        <w:rPr>
          <w:rFonts w:ascii="Times New Roman" w:eastAsia="Times New Roman" w:hAnsi="Times New Roman" w:cs="Times New Roman"/>
          <w:bCs/>
          <w:iCs/>
          <w:sz w:val="24"/>
          <w:szCs w:val="24"/>
          <w:lang w:val="en-GB"/>
        </w:rPr>
      </w:pPr>
      <w:r>
        <w:rPr>
          <w:rFonts w:ascii="Times New Roman" w:eastAsia="Times New Roman" w:hAnsi="Times New Roman" w:cs="Times New Roman"/>
          <w:bCs/>
          <w:iCs/>
          <w:sz w:val="24"/>
          <w:szCs w:val="24"/>
          <w:lang w:val="en-GB"/>
        </w:rPr>
        <w:t xml:space="preserve">Proposition of </w:t>
      </w:r>
      <w:r w:rsidRPr="00460E7F">
        <w:rPr>
          <w:rFonts w:ascii="Times New Roman" w:eastAsia="Times New Roman" w:hAnsi="Times New Roman" w:cs="Times New Roman"/>
          <w:b/>
          <w:bCs/>
          <w:iCs/>
          <w:sz w:val="24"/>
          <w:szCs w:val="24"/>
          <w:lang w:val="en-GB"/>
        </w:rPr>
        <w:t>measures</w:t>
      </w:r>
      <w:r w:rsidR="0075228A" w:rsidRPr="00460E7F">
        <w:rPr>
          <w:rFonts w:ascii="Times New Roman" w:eastAsia="Times New Roman" w:hAnsi="Times New Roman" w:cs="Times New Roman"/>
          <w:b/>
          <w:bCs/>
          <w:iCs/>
          <w:sz w:val="24"/>
          <w:szCs w:val="24"/>
          <w:lang w:val="en-GB"/>
        </w:rPr>
        <w:t xml:space="preserve"> to reach PM</w:t>
      </w:r>
      <w:r w:rsidR="0075228A" w:rsidRPr="00460E7F">
        <w:rPr>
          <w:rFonts w:ascii="Times New Roman" w:eastAsia="Times New Roman" w:hAnsi="Times New Roman" w:cs="Times New Roman"/>
          <w:b/>
          <w:bCs/>
          <w:iCs/>
          <w:sz w:val="24"/>
          <w:szCs w:val="24"/>
          <w:vertAlign w:val="subscript"/>
          <w:lang w:val="en-GB"/>
        </w:rPr>
        <w:t>2.5</w:t>
      </w:r>
      <w:r w:rsidR="0075228A" w:rsidRPr="00460E7F">
        <w:rPr>
          <w:rFonts w:ascii="Times New Roman" w:eastAsia="Times New Roman" w:hAnsi="Times New Roman" w:cs="Times New Roman"/>
          <w:b/>
          <w:bCs/>
          <w:iCs/>
          <w:sz w:val="24"/>
          <w:szCs w:val="24"/>
          <w:lang w:val="en-GB"/>
        </w:rPr>
        <w:t xml:space="preserve"> standard values</w:t>
      </w:r>
    </w:p>
    <w:p w14:paraId="0A53E802" w14:textId="541DC3DE" w:rsidR="00566175" w:rsidRPr="00381075" w:rsidRDefault="00566175">
      <w:pPr>
        <w:rPr>
          <w:rFonts w:ascii="Times New Roman" w:eastAsia="Times New Roman" w:hAnsi="Times New Roman" w:cs="Times New Roman"/>
          <w:bCs/>
          <w:iCs/>
          <w:color w:val="0070C0"/>
          <w:sz w:val="36"/>
          <w:szCs w:val="36"/>
          <w:lang w:val="en-GB"/>
        </w:rPr>
      </w:pPr>
    </w:p>
    <w:p w14:paraId="28B22F46" w14:textId="0FD21A9E" w:rsidR="00051623" w:rsidRPr="00381075" w:rsidRDefault="00051623">
      <w:pPr>
        <w:rPr>
          <w:rFonts w:ascii="Times New Roman" w:eastAsia="Times New Roman" w:hAnsi="Times New Roman" w:cs="Times New Roman"/>
          <w:bCs/>
          <w:iCs/>
          <w:color w:val="0070C0"/>
          <w:sz w:val="36"/>
          <w:szCs w:val="36"/>
          <w:lang w:val="en-GB"/>
        </w:rPr>
      </w:pPr>
      <w:r w:rsidRPr="00381075">
        <w:rPr>
          <w:rFonts w:ascii="Times New Roman" w:eastAsia="Times New Roman" w:hAnsi="Times New Roman" w:cs="Times New Roman"/>
          <w:bCs/>
          <w:iCs/>
          <w:color w:val="0070C0"/>
          <w:sz w:val="36"/>
          <w:szCs w:val="36"/>
          <w:lang w:val="en-GB"/>
        </w:rPr>
        <w:t xml:space="preserve">Achievements: </w:t>
      </w:r>
    </w:p>
    <w:p w14:paraId="1B06CDB7" w14:textId="2A9FC9BC" w:rsidR="006C1707" w:rsidRPr="00381075" w:rsidRDefault="00781991" w:rsidP="00A61A8B">
      <w:pPr>
        <w:pStyle w:val="ListParagraph"/>
        <w:numPr>
          <w:ilvl w:val="0"/>
          <w:numId w:val="5"/>
        </w:numP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A methodology to estimate a </w:t>
      </w:r>
      <w:r w:rsidRPr="00CB1AE5">
        <w:rPr>
          <w:rFonts w:ascii="Times New Roman" w:eastAsia="Times New Roman" w:hAnsi="Times New Roman" w:cs="Times New Roman"/>
          <w:b/>
          <w:sz w:val="24"/>
          <w:szCs w:val="24"/>
          <w:lang w:val="en-GB"/>
        </w:rPr>
        <w:t>PM</w:t>
      </w:r>
      <w:r w:rsidRPr="00CB1AE5">
        <w:rPr>
          <w:rFonts w:ascii="Times New Roman" w:eastAsia="Times New Roman" w:hAnsi="Times New Roman" w:cs="Times New Roman"/>
          <w:b/>
          <w:sz w:val="24"/>
          <w:szCs w:val="24"/>
          <w:vertAlign w:val="subscript"/>
          <w:lang w:val="en-GB"/>
        </w:rPr>
        <w:t>2.5</w:t>
      </w:r>
      <w:r w:rsidRPr="00CB1AE5">
        <w:rPr>
          <w:rFonts w:ascii="Times New Roman" w:eastAsia="Times New Roman" w:hAnsi="Times New Roman" w:cs="Times New Roman"/>
          <w:b/>
          <w:sz w:val="24"/>
          <w:szCs w:val="24"/>
          <w:lang w:val="en-GB"/>
        </w:rPr>
        <w:t xml:space="preserve"> standard</w:t>
      </w:r>
      <w:r>
        <w:rPr>
          <w:rFonts w:ascii="Times New Roman" w:eastAsia="Times New Roman" w:hAnsi="Times New Roman" w:cs="Times New Roman"/>
          <w:sz w:val="24"/>
          <w:szCs w:val="24"/>
          <w:lang w:val="en-GB"/>
        </w:rPr>
        <w:t xml:space="preserve"> for the UAE has been developed and tested following </w:t>
      </w:r>
      <w:r w:rsidRPr="00CB1AE5">
        <w:rPr>
          <w:rFonts w:ascii="Times New Roman" w:eastAsia="Times New Roman" w:hAnsi="Times New Roman" w:cs="Times New Roman"/>
          <w:b/>
          <w:sz w:val="24"/>
          <w:szCs w:val="24"/>
          <w:lang w:val="en-GB"/>
        </w:rPr>
        <w:t>peer-reviewed</w:t>
      </w:r>
      <w:r>
        <w:rPr>
          <w:rFonts w:ascii="Times New Roman" w:eastAsia="Times New Roman" w:hAnsi="Times New Roman" w:cs="Times New Roman"/>
          <w:sz w:val="24"/>
          <w:szCs w:val="24"/>
          <w:lang w:val="en-GB"/>
        </w:rPr>
        <w:t xml:space="preserve"> scientific work and </w:t>
      </w:r>
      <w:r w:rsidRPr="00CE7C38">
        <w:rPr>
          <w:rFonts w:ascii="Times New Roman" w:eastAsia="Times New Roman" w:hAnsi="Times New Roman" w:cs="Times New Roman"/>
          <w:b/>
          <w:sz w:val="24"/>
          <w:szCs w:val="24"/>
          <w:lang w:val="en-GB"/>
        </w:rPr>
        <w:t>suggestions from international recognised epidemiologist in USA and Europe</w:t>
      </w:r>
    </w:p>
    <w:p w14:paraId="1672C19F" w14:textId="77777777" w:rsidR="00D707FF" w:rsidRPr="00381075" w:rsidRDefault="00D707FF" w:rsidP="00D707FF">
      <w:pPr>
        <w:pStyle w:val="ListParagraph"/>
        <w:rPr>
          <w:rFonts w:ascii="Times New Roman" w:eastAsia="Times New Roman" w:hAnsi="Times New Roman" w:cs="Times New Roman"/>
          <w:sz w:val="24"/>
          <w:szCs w:val="24"/>
          <w:lang w:val="en-GB"/>
        </w:rPr>
      </w:pPr>
    </w:p>
    <w:p w14:paraId="3C858C9E" w14:textId="02D1E6AE" w:rsidR="00074B02" w:rsidRDefault="009A7EA1" w:rsidP="00A61A8B">
      <w:pPr>
        <w:pStyle w:val="ListParagraph"/>
        <w:numPr>
          <w:ilvl w:val="0"/>
          <w:numId w:val="5"/>
        </w:numPr>
        <w:rPr>
          <w:rFonts w:ascii="Times New Roman" w:eastAsia="Times New Roman" w:hAnsi="Times New Roman" w:cs="Times New Roman"/>
          <w:sz w:val="24"/>
          <w:szCs w:val="24"/>
          <w:lang w:val="en-GB"/>
        </w:rPr>
      </w:pPr>
      <w:r w:rsidRPr="00CB1AE5">
        <w:rPr>
          <w:rFonts w:ascii="Times New Roman" w:eastAsia="Times New Roman" w:hAnsi="Times New Roman" w:cs="Times New Roman"/>
          <w:b/>
          <w:sz w:val="24"/>
          <w:szCs w:val="24"/>
          <w:lang w:val="en-GB"/>
        </w:rPr>
        <w:t>PM</w:t>
      </w:r>
      <w:r w:rsidRPr="00CB1AE5">
        <w:rPr>
          <w:rFonts w:ascii="Times New Roman" w:eastAsia="Times New Roman" w:hAnsi="Times New Roman" w:cs="Times New Roman"/>
          <w:b/>
          <w:sz w:val="24"/>
          <w:szCs w:val="24"/>
          <w:vertAlign w:val="subscript"/>
          <w:lang w:val="en-GB"/>
        </w:rPr>
        <w:t>2.5</w:t>
      </w:r>
      <w:r w:rsidRPr="00CB1AE5">
        <w:rPr>
          <w:rFonts w:ascii="Times New Roman" w:eastAsia="Times New Roman" w:hAnsi="Times New Roman" w:cs="Times New Roman"/>
          <w:b/>
          <w:sz w:val="24"/>
          <w:szCs w:val="24"/>
          <w:lang w:val="en-GB"/>
        </w:rPr>
        <w:t xml:space="preserve"> standards</w:t>
      </w:r>
      <w:r>
        <w:rPr>
          <w:rFonts w:ascii="Times New Roman" w:eastAsia="Times New Roman" w:hAnsi="Times New Roman" w:cs="Times New Roman"/>
          <w:sz w:val="24"/>
          <w:szCs w:val="24"/>
          <w:lang w:val="en-GB"/>
        </w:rPr>
        <w:t xml:space="preserve"> have been estimated for </w:t>
      </w:r>
      <w:r w:rsidRPr="00CB1AE5">
        <w:rPr>
          <w:rFonts w:ascii="Times New Roman" w:eastAsia="Times New Roman" w:hAnsi="Times New Roman" w:cs="Times New Roman"/>
          <w:b/>
          <w:sz w:val="24"/>
          <w:szCs w:val="24"/>
          <w:lang w:val="en-GB"/>
        </w:rPr>
        <w:t>long-term</w:t>
      </w:r>
      <w:r>
        <w:rPr>
          <w:rFonts w:ascii="Times New Roman" w:eastAsia="Times New Roman" w:hAnsi="Times New Roman" w:cs="Times New Roman"/>
          <w:sz w:val="24"/>
          <w:szCs w:val="24"/>
          <w:lang w:val="en-GB"/>
        </w:rPr>
        <w:t xml:space="preserve"> (annual) and </w:t>
      </w:r>
      <w:r w:rsidRPr="00CB1AE5">
        <w:rPr>
          <w:rFonts w:ascii="Times New Roman" w:eastAsia="Times New Roman" w:hAnsi="Times New Roman" w:cs="Times New Roman"/>
          <w:b/>
          <w:sz w:val="24"/>
          <w:szCs w:val="24"/>
          <w:lang w:val="en-GB"/>
        </w:rPr>
        <w:t>short-term</w:t>
      </w:r>
      <w:r>
        <w:rPr>
          <w:rFonts w:ascii="Times New Roman" w:eastAsia="Times New Roman" w:hAnsi="Times New Roman" w:cs="Times New Roman"/>
          <w:sz w:val="24"/>
          <w:szCs w:val="24"/>
          <w:lang w:val="en-GB"/>
        </w:rPr>
        <w:t xml:space="preserve"> (24-h) exposure using health data and air pollution data from the Emirate of Abu Dh</w:t>
      </w:r>
      <w:r w:rsidR="00D04295">
        <w:rPr>
          <w:rFonts w:ascii="Times New Roman" w:eastAsia="Times New Roman" w:hAnsi="Times New Roman" w:cs="Times New Roman"/>
          <w:sz w:val="24"/>
          <w:szCs w:val="24"/>
          <w:lang w:val="en-GB"/>
        </w:rPr>
        <w:t>abi and Dubai-Northern Emirates</w:t>
      </w:r>
    </w:p>
    <w:p w14:paraId="2CFD60E4" w14:textId="63478104" w:rsidR="009A7EA1" w:rsidRDefault="009A7EA1" w:rsidP="009A7EA1">
      <w:pPr>
        <w:pStyle w:val="ListParagraph"/>
        <w:rPr>
          <w:rFonts w:ascii="Times New Roman" w:eastAsia="Times New Roman" w:hAnsi="Times New Roman" w:cs="Times New Roman"/>
          <w:sz w:val="24"/>
          <w:szCs w:val="24"/>
          <w:lang w:val="en-GB"/>
        </w:rPr>
      </w:pPr>
    </w:p>
    <w:p w14:paraId="14A08C66" w14:textId="2151F729" w:rsidR="00D04295" w:rsidRPr="00381075" w:rsidRDefault="00D04295" w:rsidP="00D04295">
      <w:pPr>
        <w:pStyle w:val="ListParagraph"/>
        <w:numPr>
          <w:ilvl w:val="0"/>
          <w:numId w:val="5"/>
        </w:numP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An indicative percentage risk and </w:t>
      </w:r>
      <w:r w:rsidRPr="00CB1AE5">
        <w:rPr>
          <w:rFonts w:ascii="Times New Roman" w:eastAsia="Times New Roman" w:hAnsi="Times New Roman" w:cs="Times New Roman"/>
          <w:b/>
          <w:sz w:val="24"/>
          <w:szCs w:val="24"/>
          <w:lang w:val="en-GB"/>
        </w:rPr>
        <w:t>number of possible hospital admission</w:t>
      </w:r>
      <w:r w:rsidR="00CB1AE5" w:rsidRPr="00CB1AE5">
        <w:rPr>
          <w:rFonts w:ascii="Times New Roman" w:eastAsia="Times New Roman" w:hAnsi="Times New Roman" w:cs="Times New Roman"/>
          <w:b/>
          <w:sz w:val="24"/>
          <w:szCs w:val="24"/>
          <w:lang w:val="en-GB"/>
        </w:rPr>
        <w:t>s</w:t>
      </w:r>
      <w:r w:rsidR="00CB1AE5">
        <w:rPr>
          <w:rFonts w:ascii="Times New Roman" w:eastAsia="Times New Roman" w:hAnsi="Times New Roman" w:cs="Times New Roman"/>
          <w:sz w:val="24"/>
          <w:szCs w:val="24"/>
          <w:lang w:val="en-GB"/>
        </w:rPr>
        <w:t xml:space="preserve"> associated with</w:t>
      </w:r>
      <w:r>
        <w:rPr>
          <w:rFonts w:ascii="Times New Roman" w:eastAsia="Times New Roman" w:hAnsi="Times New Roman" w:cs="Times New Roman"/>
          <w:sz w:val="24"/>
          <w:szCs w:val="24"/>
          <w:lang w:val="en-GB"/>
        </w:rPr>
        <w:t xml:space="preserve"> </w:t>
      </w:r>
      <w:r w:rsidRPr="00CB1AE5">
        <w:rPr>
          <w:rFonts w:ascii="Times New Roman" w:eastAsia="Times New Roman" w:hAnsi="Times New Roman" w:cs="Times New Roman"/>
          <w:b/>
          <w:sz w:val="24"/>
          <w:szCs w:val="24"/>
          <w:lang w:val="en-GB"/>
        </w:rPr>
        <w:t>respiratory diseases</w:t>
      </w:r>
      <w:r>
        <w:rPr>
          <w:rFonts w:ascii="Times New Roman" w:eastAsia="Times New Roman" w:hAnsi="Times New Roman" w:cs="Times New Roman"/>
          <w:sz w:val="24"/>
          <w:szCs w:val="24"/>
          <w:lang w:val="en-GB"/>
        </w:rPr>
        <w:t xml:space="preserve"> </w:t>
      </w:r>
      <w:r w:rsidR="00CB1AE5">
        <w:rPr>
          <w:rFonts w:ascii="Times New Roman" w:eastAsia="Times New Roman" w:hAnsi="Times New Roman" w:cs="Times New Roman"/>
          <w:sz w:val="24"/>
          <w:szCs w:val="24"/>
          <w:lang w:val="en-GB"/>
        </w:rPr>
        <w:t>caused by</w:t>
      </w:r>
      <w:r>
        <w:rPr>
          <w:rFonts w:ascii="Times New Roman" w:eastAsia="Times New Roman" w:hAnsi="Times New Roman" w:cs="Times New Roman"/>
          <w:sz w:val="24"/>
          <w:szCs w:val="24"/>
          <w:lang w:val="en-GB"/>
        </w:rPr>
        <w:t xml:space="preserve"> PM</w:t>
      </w:r>
      <w:r w:rsidRPr="00AB2669">
        <w:rPr>
          <w:rFonts w:ascii="Times New Roman" w:eastAsia="Times New Roman" w:hAnsi="Times New Roman" w:cs="Times New Roman"/>
          <w:sz w:val="24"/>
          <w:szCs w:val="24"/>
          <w:vertAlign w:val="subscript"/>
          <w:lang w:val="en-GB"/>
        </w:rPr>
        <w:t>2.5</w:t>
      </w:r>
      <w:r>
        <w:rPr>
          <w:rFonts w:ascii="Times New Roman" w:eastAsia="Times New Roman" w:hAnsi="Times New Roman" w:cs="Times New Roman"/>
          <w:sz w:val="24"/>
          <w:szCs w:val="24"/>
          <w:lang w:val="en-GB"/>
        </w:rPr>
        <w:t xml:space="preserve"> exposure has been</w:t>
      </w:r>
      <w:r w:rsidR="00AB2669">
        <w:rPr>
          <w:rFonts w:ascii="Times New Roman" w:eastAsia="Times New Roman" w:hAnsi="Times New Roman" w:cs="Times New Roman"/>
          <w:sz w:val="24"/>
          <w:szCs w:val="24"/>
          <w:lang w:val="en-GB"/>
        </w:rPr>
        <w:t xml:space="preserve"> estimated</w:t>
      </w:r>
    </w:p>
    <w:p w14:paraId="492D63EC" w14:textId="77777777" w:rsidR="00D04295" w:rsidRPr="009A7EA1" w:rsidRDefault="00D04295" w:rsidP="009A7EA1">
      <w:pPr>
        <w:pStyle w:val="ListParagraph"/>
        <w:rPr>
          <w:rFonts w:ascii="Times New Roman" w:eastAsia="Times New Roman" w:hAnsi="Times New Roman" w:cs="Times New Roman"/>
          <w:sz w:val="24"/>
          <w:szCs w:val="24"/>
          <w:lang w:val="en-GB"/>
        </w:rPr>
      </w:pPr>
    </w:p>
    <w:p w14:paraId="1BE05F3D" w14:textId="7300E41E" w:rsidR="00D04295" w:rsidRDefault="009A7EA1" w:rsidP="00A61A8B">
      <w:pPr>
        <w:pStyle w:val="ListParagraph"/>
        <w:numPr>
          <w:ilvl w:val="0"/>
          <w:numId w:val="5"/>
        </w:numP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Air Quality Guidelines from the World Health Organization (WHO) h</w:t>
      </w:r>
      <w:r w:rsidR="00D04295">
        <w:rPr>
          <w:rFonts w:ascii="Times New Roman" w:eastAsia="Times New Roman" w:hAnsi="Times New Roman" w:cs="Times New Roman"/>
          <w:sz w:val="24"/>
          <w:szCs w:val="24"/>
          <w:lang w:val="en-GB"/>
        </w:rPr>
        <w:t xml:space="preserve">ave been used to define </w:t>
      </w:r>
      <w:r w:rsidR="00D04295" w:rsidRPr="00CB1AE5">
        <w:rPr>
          <w:rFonts w:ascii="Times New Roman" w:eastAsia="Times New Roman" w:hAnsi="Times New Roman" w:cs="Times New Roman"/>
          <w:b/>
          <w:sz w:val="24"/>
          <w:szCs w:val="24"/>
          <w:lang w:val="en-GB"/>
        </w:rPr>
        <w:t>Interim Targets</w:t>
      </w:r>
      <w:r w:rsidR="00900020">
        <w:rPr>
          <w:rFonts w:ascii="Times New Roman" w:eastAsia="Times New Roman" w:hAnsi="Times New Roman" w:cs="Times New Roman"/>
          <w:sz w:val="24"/>
          <w:szCs w:val="24"/>
          <w:lang w:val="en-GB"/>
        </w:rPr>
        <w:t xml:space="preserve"> as progressive step to</w:t>
      </w:r>
      <w:r w:rsidR="00D04295">
        <w:rPr>
          <w:rFonts w:ascii="Times New Roman" w:eastAsia="Times New Roman" w:hAnsi="Times New Roman" w:cs="Times New Roman"/>
          <w:sz w:val="24"/>
          <w:szCs w:val="24"/>
          <w:lang w:val="en-GB"/>
        </w:rPr>
        <w:t xml:space="preserve"> follow to reach the Air Quality Standards (AQS)</w:t>
      </w:r>
    </w:p>
    <w:p w14:paraId="1355E77E" w14:textId="453A134F" w:rsidR="00E87F2B" w:rsidRDefault="00E87F2B" w:rsidP="00900020">
      <w:pPr>
        <w:rPr>
          <w:rFonts w:ascii="Times New Roman" w:eastAsia="Times New Roman" w:hAnsi="Times New Roman" w:cs="Times New Roman"/>
          <w:sz w:val="24"/>
          <w:szCs w:val="24"/>
          <w:lang w:val="en-GB"/>
        </w:rPr>
      </w:pPr>
    </w:p>
    <w:p w14:paraId="6003A94B" w14:textId="328248A7" w:rsidR="00900020" w:rsidRDefault="00900020" w:rsidP="00900020">
      <w:pPr>
        <w:rPr>
          <w:rFonts w:ascii="Times New Roman" w:eastAsia="Times New Roman" w:hAnsi="Times New Roman" w:cs="Times New Roman"/>
          <w:sz w:val="24"/>
          <w:szCs w:val="24"/>
          <w:lang w:val="en-GB"/>
        </w:rPr>
      </w:pPr>
    </w:p>
    <w:p w14:paraId="4B2A000A" w14:textId="77777777" w:rsidR="00900020" w:rsidRPr="00900020" w:rsidRDefault="00900020" w:rsidP="00900020">
      <w:pPr>
        <w:rPr>
          <w:rFonts w:ascii="Times New Roman" w:eastAsia="Times New Roman" w:hAnsi="Times New Roman" w:cs="Times New Roman"/>
          <w:sz w:val="24"/>
          <w:szCs w:val="24"/>
          <w:lang w:val="en-GB"/>
        </w:rPr>
      </w:pPr>
    </w:p>
    <w:p w14:paraId="5D611A5F" w14:textId="77777777" w:rsidR="00566175" w:rsidRPr="00CB1AE5" w:rsidRDefault="00566175" w:rsidP="00CB1AE5">
      <w:pPr>
        <w:rPr>
          <w:rFonts w:ascii="Times New Roman" w:hAnsi="Times New Roman" w:cs="Times New Roman"/>
        </w:rPr>
      </w:pPr>
    </w:p>
    <w:p w14:paraId="2C8A796C" w14:textId="77777777" w:rsidR="00051623" w:rsidRPr="00381075" w:rsidRDefault="00051623">
      <w:pPr>
        <w:rPr>
          <w:rFonts w:ascii="Times New Roman" w:eastAsia="Times New Roman" w:hAnsi="Times New Roman" w:cs="Times New Roman"/>
          <w:bCs/>
          <w:iCs/>
          <w:color w:val="0070C0"/>
          <w:sz w:val="36"/>
          <w:szCs w:val="36"/>
          <w:lang w:val="en-GB"/>
        </w:rPr>
      </w:pPr>
      <w:r w:rsidRPr="00381075">
        <w:rPr>
          <w:rFonts w:ascii="Times New Roman" w:eastAsia="Times New Roman" w:hAnsi="Times New Roman" w:cs="Times New Roman"/>
          <w:bCs/>
          <w:iCs/>
          <w:color w:val="0070C0"/>
          <w:sz w:val="36"/>
          <w:szCs w:val="36"/>
          <w:lang w:val="en-GB"/>
        </w:rPr>
        <w:t xml:space="preserve">Recommendations and next steps: </w:t>
      </w:r>
    </w:p>
    <w:p w14:paraId="3A757220" w14:textId="77777777" w:rsidR="00460E7F" w:rsidRDefault="00CB1AE5" w:rsidP="00CB1AE5">
      <w:pP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lastRenderedPageBreak/>
        <w:t xml:space="preserve">A list of </w:t>
      </w:r>
      <w:r w:rsidR="00460E7F">
        <w:rPr>
          <w:rFonts w:ascii="Times New Roman" w:eastAsia="Times New Roman" w:hAnsi="Times New Roman" w:cs="Times New Roman"/>
          <w:sz w:val="24"/>
          <w:szCs w:val="24"/>
          <w:lang w:val="en-GB"/>
        </w:rPr>
        <w:t>different</w:t>
      </w:r>
      <w:r>
        <w:rPr>
          <w:rFonts w:ascii="Times New Roman" w:eastAsia="Times New Roman" w:hAnsi="Times New Roman" w:cs="Times New Roman"/>
          <w:sz w:val="24"/>
          <w:szCs w:val="24"/>
          <w:lang w:val="en-GB"/>
        </w:rPr>
        <w:t xml:space="preserve"> </w:t>
      </w:r>
      <w:r w:rsidR="007402F1" w:rsidRPr="00460E7F">
        <w:rPr>
          <w:rFonts w:ascii="Times New Roman" w:eastAsia="Times New Roman" w:hAnsi="Times New Roman" w:cs="Times New Roman"/>
          <w:b/>
          <w:sz w:val="24"/>
          <w:szCs w:val="24"/>
          <w:lang w:val="en-GB"/>
        </w:rPr>
        <w:t xml:space="preserve">measures </w:t>
      </w:r>
      <w:r w:rsidRPr="00460E7F">
        <w:rPr>
          <w:rFonts w:ascii="Times New Roman" w:eastAsia="Times New Roman" w:hAnsi="Times New Roman" w:cs="Times New Roman"/>
          <w:b/>
          <w:sz w:val="24"/>
          <w:szCs w:val="24"/>
          <w:lang w:val="en-GB"/>
        </w:rPr>
        <w:t>to reduce emissions responsible for PM</w:t>
      </w:r>
      <w:r w:rsidRPr="00460E7F">
        <w:rPr>
          <w:rFonts w:ascii="Times New Roman" w:eastAsia="Times New Roman" w:hAnsi="Times New Roman" w:cs="Times New Roman"/>
          <w:b/>
          <w:sz w:val="24"/>
          <w:szCs w:val="24"/>
          <w:vertAlign w:val="subscript"/>
          <w:lang w:val="en-GB"/>
        </w:rPr>
        <w:t>2.5</w:t>
      </w:r>
      <w:r>
        <w:rPr>
          <w:rFonts w:ascii="Times New Roman" w:eastAsia="Times New Roman" w:hAnsi="Times New Roman" w:cs="Times New Roman"/>
          <w:sz w:val="24"/>
          <w:szCs w:val="24"/>
          <w:lang w:val="en-GB"/>
        </w:rPr>
        <w:t xml:space="preserve"> ambient concentrations has been suggested. </w:t>
      </w:r>
      <w:r w:rsidR="007402F1">
        <w:rPr>
          <w:rFonts w:ascii="Times New Roman" w:eastAsia="Times New Roman" w:hAnsi="Times New Roman" w:cs="Times New Roman"/>
          <w:sz w:val="24"/>
          <w:szCs w:val="24"/>
          <w:lang w:val="en-GB"/>
        </w:rPr>
        <w:t>These measures are in line with most of the common initiatives that are c</w:t>
      </w:r>
      <w:r w:rsidR="0048506A">
        <w:rPr>
          <w:rFonts w:ascii="Times New Roman" w:eastAsia="Times New Roman" w:hAnsi="Times New Roman" w:cs="Times New Roman"/>
          <w:sz w:val="24"/>
          <w:szCs w:val="24"/>
          <w:lang w:val="en-GB"/>
        </w:rPr>
        <w:t>urrently implemented in Europe.</w:t>
      </w:r>
    </w:p>
    <w:p w14:paraId="59F7B166" w14:textId="1CB121CC" w:rsidR="0048506A" w:rsidRDefault="0048506A" w:rsidP="00CB1AE5">
      <w:pP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Further actions should be taken to draft a </w:t>
      </w:r>
      <w:r w:rsidR="00460E7F">
        <w:rPr>
          <w:rFonts w:ascii="Times New Roman" w:eastAsia="Times New Roman" w:hAnsi="Times New Roman" w:cs="Times New Roman"/>
          <w:b/>
          <w:sz w:val="24"/>
          <w:szCs w:val="24"/>
          <w:lang w:val="en-GB"/>
        </w:rPr>
        <w:t>National Air Quality P</w:t>
      </w:r>
      <w:r w:rsidRPr="00460E7F">
        <w:rPr>
          <w:rFonts w:ascii="Times New Roman" w:eastAsia="Times New Roman" w:hAnsi="Times New Roman" w:cs="Times New Roman"/>
          <w:b/>
          <w:sz w:val="24"/>
          <w:szCs w:val="24"/>
          <w:lang w:val="en-GB"/>
        </w:rPr>
        <w:t>lan</w:t>
      </w:r>
      <w:r>
        <w:rPr>
          <w:rFonts w:ascii="Times New Roman" w:eastAsia="Times New Roman" w:hAnsi="Times New Roman" w:cs="Times New Roman"/>
          <w:sz w:val="24"/>
          <w:szCs w:val="24"/>
          <w:lang w:val="en-GB"/>
        </w:rPr>
        <w:t xml:space="preserve"> based on modelled emission scenarios o by simply gathering </w:t>
      </w:r>
      <w:r w:rsidR="00900020">
        <w:rPr>
          <w:rFonts w:ascii="Times New Roman" w:eastAsia="Times New Roman" w:hAnsi="Times New Roman" w:cs="Times New Roman"/>
          <w:sz w:val="24"/>
          <w:szCs w:val="24"/>
          <w:lang w:val="en-GB"/>
        </w:rPr>
        <w:t>already available information from</w:t>
      </w:r>
      <w:r>
        <w:rPr>
          <w:rFonts w:ascii="Times New Roman" w:eastAsia="Times New Roman" w:hAnsi="Times New Roman" w:cs="Times New Roman"/>
          <w:sz w:val="24"/>
          <w:szCs w:val="24"/>
          <w:lang w:val="en-GB"/>
        </w:rPr>
        <w:t xml:space="preserve"> different Emirates.</w:t>
      </w:r>
    </w:p>
    <w:p w14:paraId="602D5F0E" w14:textId="1EC89450" w:rsidR="006977FE" w:rsidRPr="00112577" w:rsidRDefault="0048506A" w:rsidP="00460E7F">
      <w:pPr>
        <w:spacing w:after="0"/>
        <w:rPr>
          <w:rFonts w:ascii="Times New Roman" w:hAnsi="Times New Roman" w:cs="Times New Roman"/>
        </w:rPr>
      </w:pPr>
      <w:r>
        <w:rPr>
          <w:rFonts w:ascii="Times New Roman" w:eastAsia="Times New Roman" w:hAnsi="Times New Roman" w:cs="Times New Roman"/>
          <w:sz w:val="24"/>
          <w:szCs w:val="24"/>
          <w:lang w:val="en-GB"/>
        </w:rPr>
        <w:t>The proposed PM</w:t>
      </w:r>
      <w:r w:rsidRPr="006977FE">
        <w:rPr>
          <w:rFonts w:ascii="Times New Roman" w:eastAsia="Times New Roman" w:hAnsi="Times New Roman" w:cs="Times New Roman"/>
          <w:sz w:val="24"/>
          <w:szCs w:val="24"/>
          <w:vertAlign w:val="subscript"/>
          <w:lang w:val="en-GB"/>
        </w:rPr>
        <w:t>2.5</w:t>
      </w:r>
      <w:r>
        <w:rPr>
          <w:rFonts w:ascii="Times New Roman" w:eastAsia="Times New Roman" w:hAnsi="Times New Roman" w:cs="Times New Roman"/>
          <w:sz w:val="24"/>
          <w:szCs w:val="24"/>
          <w:lang w:val="en-GB"/>
        </w:rPr>
        <w:t xml:space="preserve"> standards have been estimated based on available </w:t>
      </w:r>
      <w:r w:rsidR="006977FE">
        <w:rPr>
          <w:rFonts w:ascii="Times New Roman" w:eastAsia="Times New Roman" w:hAnsi="Times New Roman" w:cs="Times New Roman"/>
          <w:sz w:val="24"/>
          <w:szCs w:val="24"/>
          <w:lang w:val="en-GB"/>
        </w:rPr>
        <w:t xml:space="preserve">data. As matter of safety, we strongly </w:t>
      </w:r>
      <w:r w:rsidR="00323B6D">
        <w:rPr>
          <w:rFonts w:ascii="Times New Roman" w:eastAsia="Times New Roman" w:hAnsi="Times New Roman" w:cs="Times New Roman"/>
          <w:sz w:val="24"/>
          <w:szCs w:val="24"/>
          <w:lang w:val="en-GB"/>
        </w:rPr>
        <w:t xml:space="preserve">suggest </w:t>
      </w:r>
      <w:r w:rsidR="006977FE">
        <w:rPr>
          <w:rFonts w:ascii="Times New Roman" w:eastAsia="Times New Roman" w:hAnsi="Times New Roman" w:cs="Times New Roman"/>
          <w:sz w:val="24"/>
          <w:szCs w:val="24"/>
          <w:lang w:val="en-GB"/>
        </w:rPr>
        <w:t>adopt</w:t>
      </w:r>
      <w:r w:rsidR="00323B6D">
        <w:rPr>
          <w:rFonts w:ascii="Times New Roman" w:eastAsia="Times New Roman" w:hAnsi="Times New Roman" w:cs="Times New Roman"/>
          <w:sz w:val="24"/>
          <w:szCs w:val="24"/>
          <w:lang w:val="en-GB"/>
        </w:rPr>
        <w:t>ing</w:t>
      </w:r>
      <w:r w:rsidR="006977FE">
        <w:rPr>
          <w:rFonts w:ascii="Times New Roman" w:eastAsia="Times New Roman" w:hAnsi="Times New Roman" w:cs="Times New Roman"/>
          <w:sz w:val="24"/>
          <w:szCs w:val="24"/>
          <w:lang w:val="en-GB"/>
        </w:rPr>
        <w:t xml:space="preserve"> lower limit values for long- and short- term</w:t>
      </w:r>
      <w:r w:rsidR="00900020">
        <w:rPr>
          <w:rFonts w:ascii="Times New Roman" w:eastAsia="Times New Roman" w:hAnsi="Times New Roman" w:cs="Times New Roman"/>
          <w:sz w:val="24"/>
          <w:szCs w:val="24"/>
          <w:lang w:val="en-GB"/>
        </w:rPr>
        <w:t xml:space="preserve"> PM</w:t>
      </w:r>
      <w:r w:rsidR="00900020" w:rsidRPr="00900020">
        <w:rPr>
          <w:rFonts w:ascii="Times New Roman" w:eastAsia="Times New Roman" w:hAnsi="Times New Roman" w:cs="Times New Roman"/>
          <w:sz w:val="24"/>
          <w:szCs w:val="24"/>
          <w:vertAlign w:val="subscript"/>
          <w:lang w:val="en-GB"/>
        </w:rPr>
        <w:t>2.5</w:t>
      </w:r>
      <w:r w:rsidR="006977FE">
        <w:rPr>
          <w:rFonts w:ascii="Times New Roman" w:eastAsia="Times New Roman" w:hAnsi="Times New Roman" w:cs="Times New Roman"/>
          <w:sz w:val="24"/>
          <w:szCs w:val="24"/>
          <w:lang w:val="en-GB"/>
        </w:rPr>
        <w:t xml:space="preserve"> exposure. This means that the Ministry of the </w:t>
      </w:r>
      <w:r w:rsidR="006977FE" w:rsidRPr="006977FE">
        <w:rPr>
          <w:rFonts w:ascii="Times New Roman" w:eastAsia="Times New Roman" w:hAnsi="Times New Roman" w:cs="Times New Roman"/>
          <w:sz w:val="24"/>
          <w:szCs w:val="24"/>
          <w:lang w:val="en-GB"/>
        </w:rPr>
        <w:t>Environment and Climate Change can decide to slightly reduce the proposed PM</w:t>
      </w:r>
      <w:r w:rsidR="006977FE" w:rsidRPr="006977FE">
        <w:rPr>
          <w:rFonts w:ascii="Times New Roman" w:eastAsia="Times New Roman" w:hAnsi="Times New Roman" w:cs="Times New Roman"/>
          <w:sz w:val="24"/>
          <w:szCs w:val="24"/>
          <w:vertAlign w:val="subscript"/>
          <w:lang w:val="en-GB"/>
        </w:rPr>
        <w:t>2.5</w:t>
      </w:r>
      <w:r w:rsidR="006977FE" w:rsidRPr="006977FE">
        <w:rPr>
          <w:rFonts w:ascii="Times New Roman" w:eastAsia="Times New Roman" w:hAnsi="Times New Roman" w:cs="Times New Roman"/>
          <w:sz w:val="24"/>
          <w:szCs w:val="24"/>
          <w:lang w:val="en-GB"/>
        </w:rPr>
        <w:t xml:space="preserve"> standard value in order to add a “security range” which can only bring benefit to UAE’s residents. </w:t>
      </w:r>
      <w:r w:rsidR="006977FE" w:rsidRPr="006977FE">
        <w:rPr>
          <w:rFonts w:ascii="Times New Roman" w:hAnsi="Times New Roman" w:cs="Times New Roman"/>
          <w:sz w:val="24"/>
          <w:szCs w:val="24"/>
        </w:rPr>
        <w:t>As further suggestion, the UAE should enforce the PM</w:t>
      </w:r>
      <w:r w:rsidR="006977FE" w:rsidRPr="006977FE">
        <w:rPr>
          <w:rFonts w:ascii="Times New Roman" w:hAnsi="Times New Roman" w:cs="Times New Roman"/>
          <w:sz w:val="24"/>
          <w:szCs w:val="24"/>
          <w:vertAlign w:val="subscript"/>
        </w:rPr>
        <w:t>2.5</w:t>
      </w:r>
      <w:r w:rsidR="006977FE" w:rsidRPr="006977FE">
        <w:rPr>
          <w:rFonts w:ascii="Times New Roman" w:hAnsi="Times New Roman" w:cs="Times New Roman"/>
          <w:sz w:val="24"/>
          <w:szCs w:val="24"/>
        </w:rPr>
        <w:t xml:space="preserve"> limit values based on a selection of effective measures that do not have negative social and economic impact across all the Country.</w:t>
      </w:r>
      <w:r w:rsidR="006977FE" w:rsidRPr="00112577">
        <w:rPr>
          <w:rFonts w:ascii="Times New Roman" w:hAnsi="Times New Roman" w:cs="Times New Roman"/>
        </w:rPr>
        <w:t xml:space="preserve"> </w:t>
      </w:r>
    </w:p>
    <w:p w14:paraId="127EDCF2" w14:textId="76D6DF7D" w:rsidR="006977FE" w:rsidRPr="00381075" w:rsidRDefault="006977FE" w:rsidP="00CB1AE5">
      <w:pPr>
        <w:rPr>
          <w:rFonts w:ascii="Times New Roman" w:eastAsia="Times New Roman" w:hAnsi="Times New Roman" w:cs="Times New Roman"/>
          <w:sz w:val="24"/>
          <w:szCs w:val="24"/>
          <w:lang w:val="en-GB"/>
        </w:rPr>
      </w:pPr>
    </w:p>
    <w:p w14:paraId="3A7F446F" w14:textId="6EF70F94" w:rsidR="00051623" w:rsidRPr="00381075" w:rsidRDefault="00051623">
      <w:pPr>
        <w:rPr>
          <w:rFonts w:ascii="Times New Roman" w:eastAsia="Times New Roman" w:hAnsi="Times New Roman" w:cs="Times New Roman"/>
          <w:bCs/>
          <w:color w:val="006BB7"/>
          <w:sz w:val="40"/>
          <w:szCs w:val="32"/>
          <w:lang w:val="en-GB"/>
        </w:rPr>
      </w:pPr>
    </w:p>
    <w:p w14:paraId="2EAC063E" w14:textId="3ABDB785" w:rsidR="002C3E89" w:rsidRPr="00E14976" w:rsidRDefault="00051623" w:rsidP="00E14976">
      <w:pPr>
        <w:rPr>
          <w:rFonts w:ascii="Arial" w:eastAsia="Times New Roman" w:hAnsi="Arial" w:cs="Arial"/>
          <w:bCs/>
          <w:color w:val="006BB7"/>
          <w:sz w:val="40"/>
          <w:szCs w:val="32"/>
          <w:lang w:val="en-GB"/>
        </w:rPr>
      </w:pPr>
      <w:r>
        <w:br w:type="page"/>
      </w:r>
    </w:p>
    <w:p w14:paraId="18785344" w14:textId="7FB8EC11" w:rsidR="007B3B54" w:rsidRPr="00381075" w:rsidRDefault="008C4FC8" w:rsidP="00155575">
      <w:pPr>
        <w:pStyle w:val="Heading2"/>
        <w:numPr>
          <w:ilvl w:val="0"/>
          <w:numId w:val="10"/>
        </w:numPr>
        <w:rPr>
          <w:i w:val="0"/>
          <w:color w:val="0070C0"/>
        </w:rPr>
      </w:pPr>
      <w:bookmarkStart w:id="4" w:name="_Toc487015428"/>
      <w:r w:rsidRPr="00381075">
        <w:rPr>
          <w:i w:val="0"/>
          <w:color w:val="0070C0"/>
        </w:rPr>
        <w:lastRenderedPageBreak/>
        <w:t>In</w:t>
      </w:r>
      <w:r w:rsidR="00E14976" w:rsidRPr="00381075">
        <w:rPr>
          <w:i w:val="0"/>
          <w:color w:val="0070C0"/>
        </w:rPr>
        <w:t>troduction</w:t>
      </w:r>
      <w:bookmarkEnd w:id="4"/>
    </w:p>
    <w:p w14:paraId="608C8A77" w14:textId="77777777" w:rsidR="00E14976" w:rsidRPr="00E14976" w:rsidRDefault="00E14976" w:rsidP="00E14976">
      <w:pPr>
        <w:rPr>
          <w:lang w:val="en-GB"/>
        </w:rPr>
      </w:pPr>
    </w:p>
    <w:p w14:paraId="6E92196B" w14:textId="30DA8D00" w:rsidR="00E14976" w:rsidRPr="00E14976" w:rsidRDefault="00E14976" w:rsidP="00C23FC6">
      <w:pPr>
        <w:autoSpaceDE w:val="0"/>
        <w:autoSpaceDN w:val="0"/>
        <w:adjustRightInd w:val="0"/>
        <w:spacing w:after="0" w:line="240" w:lineRule="auto"/>
        <w:ind w:firstLine="720"/>
        <w:rPr>
          <w:rFonts w:ascii="Times New Roman" w:hAnsi="Times New Roman" w:cs="Times New Roman"/>
          <w:sz w:val="24"/>
          <w:szCs w:val="24"/>
        </w:rPr>
      </w:pPr>
      <w:r w:rsidRPr="00E14976">
        <w:rPr>
          <w:rFonts w:ascii="Times New Roman" w:hAnsi="Times New Roman" w:cs="Times New Roman"/>
          <w:sz w:val="24"/>
          <w:szCs w:val="24"/>
        </w:rPr>
        <w:t xml:space="preserve">Environmental impacts of anthropogenic air pollutants are becoming a demanding problem for present and future generations. Recent release by the World Health Organization (WHO) confirmed that air pollution is the world's largest single environmental health risk </w:t>
      </w:r>
      <w:r w:rsidRPr="00E14976">
        <w:rPr>
          <w:rFonts w:ascii="Times New Roman" w:hAnsi="Times New Roman" w:cs="Times New Roman"/>
          <w:sz w:val="24"/>
          <w:szCs w:val="24"/>
        </w:rPr>
        <w:fldChar w:fldCharType="begin"/>
      </w:r>
      <w:r w:rsidRPr="00E14976">
        <w:rPr>
          <w:rFonts w:ascii="Times New Roman" w:hAnsi="Times New Roman" w:cs="Times New Roman"/>
          <w:sz w:val="24"/>
          <w:szCs w:val="24"/>
        </w:rPr>
        <w:instrText xml:space="preserve"> ADDIN ZOTERO_ITEM CSL_CITATION {"citationID":"k3KTF1mv","properties":{"formattedCitation":"(WHO, 2014)","plainCitation":"(WHO, 2014)"},"citationItems":[{"id":749,"uris":["http://zotero.org/users/2173587/items/I8H8HVTW"],"uri":["http://zotero.org/users/2173587/items/I8H8HVTW"],"itemData":{"id":749,"type":"motion_picture","title":"News release: 7 million premature deaths annually linked to air pollution","publisher":"Media centre WHO Geneva, http://www.who.int/mediacentre/news/releases/2014/air-pollution/en/","URL":"http://www.who.int/mediacentre/news/releases/2014/air-pollution/en/","author":[{"literal":"WHO"}],"issued":{"date-parts":[["2014"]]}}}],"schema":"https://github.com/citation-style-language/schema/raw/master/csl-citation.json"} </w:instrText>
      </w:r>
      <w:r w:rsidRPr="00E14976">
        <w:rPr>
          <w:rFonts w:ascii="Times New Roman" w:hAnsi="Times New Roman" w:cs="Times New Roman"/>
          <w:sz w:val="24"/>
          <w:szCs w:val="24"/>
        </w:rPr>
        <w:fldChar w:fldCharType="separate"/>
      </w:r>
      <w:r w:rsidRPr="00E14976">
        <w:rPr>
          <w:rFonts w:ascii="Times New Roman" w:hAnsi="Times New Roman" w:cs="Times New Roman"/>
          <w:sz w:val="24"/>
          <w:szCs w:val="24"/>
        </w:rPr>
        <w:t>(WHO, 2014)</w:t>
      </w:r>
      <w:r w:rsidRPr="00E14976">
        <w:rPr>
          <w:rFonts w:ascii="Times New Roman" w:hAnsi="Times New Roman" w:cs="Times New Roman"/>
          <w:sz w:val="24"/>
          <w:szCs w:val="24"/>
        </w:rPr>
        <w:fldChar w:fldCharType="end"/>
      </w:r>
      <w:r w:rsidR="00E22C64">
        <w:rPr>
          <w:rFonts w:ascii="Times New Roman" w:hAnsi="Times New Roman" w:cs="Times New Roman"/>
          <w:sz w:val="24"/>
          <w:szCs w:val="24"/>
        </w:rPr>
        <w:t>. O</w:t>
      </w:r>
      <w:r w:rsidRPr="00E14976">
        <w:rPr>
          <w:rFonts w:ascii="Times New Roman" w:hAnsi="Times New Roman" w:cs="Times New Roman"/>
          <w:sz w:val="24"/>
          <w:szCs w:val="24"/>
        </w:rPr>
        <w:t>n March 2014, WHO reported that in 2012 around 7 million premature deaths could be attributed to in- and outdoor air pollution, that is one in eight of total global premature deaths. Therefore, understanding the sources of air pollution is crucial to identify cost-effective emission reduction measures. Particulate matter, in particular those ones with a diameter up to 2.5 microns (PM</w:t>
      </w:r>
      <w:r w:rsidRPr="00E14976">
        <w:rPr>
          <w:rFonts w:ascii="Times New Roman" w:hAnsi="Times New Roman" w:cs="Times New Roman"/>
          <w:sz w:val="24"/>
          <w:szCs w:val="24"/>
          <w:vertAlign w:val="subscript"/>
        </w:rPr>
        <w:t>2.5</w:t>
      </w:r>
      <w:r w:rsidRPr="00E14976">
        <w:rPr>
          <w:rFonts w:ascii="Times New Roman" w:hAnsi="Times New Roman" w:cs="Times New Roman"/>
          <w:sz w:val="24"/>
          <w:szCs w:val="24"/>
        </w:rPr>
        <w:t>), is of particular concern, because it penetrates deep into the respiratory system.</w:t>
      </w:r>
    </w:p>
    <w:p w14:paraId="75E5FEE6" w14:textId="21EE9F28" w:rsidR="00E14976" w:rsidRPr="00E14976" w:rsidRDefault="00E14976" w:rsidP="00C23FC6">
      <w:pPr>
        <w:autoSpaceDE w:val="0"/>
        <w:autoSpaceDN w:val="0"/>
        <w:adjustRightInd w:val="0"/>
        <w:spacing w:after="0" w:line="240" w:lineRule="auto"/>
        <w:ind w:firstLine="720"/>
        <w:rPr>
          <w:rFonts w:ascii="Times New Roman" w:hAnsi="Times New Roman" w:cs="Times New Roman"/>
          <w:sz w:val="24"/>
          <w:szCs w:val="24"/>
        </w:rPr>
      </w:pPr>
      <w:r w:rsidRPr="00E14976">
        <w:rPr>
          <w:rFonts w:ascii="Times New Roman" w:hAnsi="Times New Roman" w:cs="Times New Roman"/>
          <w:sz w:val="24"/>
          <w:szCs w:val="24"/>
        </w:rPr>
        <w:t xml:space="preserve">According to the WHO and to published studies </w:t>
      </w:r>
      <w:r w:rsidRPr="00E14976">
        <w:rPr>
          <w:rFonts w:ascii="Times New Roman" w:hAnsi="Times New Roman" w:cs="Times New Roman"/>
          <w:sz w:val="24"/>
          <w:szCs w:val="24"/>
        </w:rPr>
        <w:fldChar w:fldCharType="begin"/>
      </w:r>
      <w:r w:rsidRPr="00E14976">
        <w:rPr>
          <w:rFonts w:ascii="Times New Roman" w:hAnsi="Times New Roman" w:cs="Times New Roman"/>
          <w:sz w:val="24"/>
          <w:szCs w:val="24"/>
        </w:rPr>
        <w:instrText xml:space="preserve"> ADDIN ZOTERO_ITEM CSL_CITATION {"citationID":"a2422jdu2lc","properties":{"formattedCitation":"(Burnett et al., 2014; Kiesewetter et al., 2015; Lelieveld et al., 2015; WHO, 2006; Wichmann and Heinrich, 1995)","plainCitation":"(Burnett et al., 2014; Kiesewetter et al., 2015; Lelieveld et al., 2015; WHO, 2006; Wichmann and Heinrich, 1995)"},"citationItems":[{"id":3968,"uris":["http://zotero.org/users/2173587/items/JI8P2879"],"uri":["http://zotero.org/users/2173587/items/JI8P2879"],"itemData":{"id":3968,"type":"article-journal","title":"An integrated risk function for estimating the global burden of disease attributable to ambient fine particulate matter exposure","container-title":"Environmental Health Perspectives","page":"397-403","volume":"122","issue":"4","source":"PubMed","abstract":"BACKGROUND: Estimating the burden of disease attributable to long-term exposure to fine particulate matter (PM2.5) in ambient air requires knowledge of both the shape and magnitude of the relative risk (RR) function. However, adequate direct evidence to identify the shape of the mortality RR functions at the high ambient concentrations observed in many places in the world is lacking.\nOBJECTIVE: We developed RR functions over the entire global exposure range for causes of mortality in adults: ischemic heart disease (IHD), cerebrovascular disease (stroke), chronic obstructive pulmonary disease (COPD), and lung cancer (LC). We also developed RR functions for the incidence of acute lower respiratory infection (ALRI) that can be used to estimate mortality and lost-years of healthy life in children &lt; 5 years of age.\nMETHODS: We fit an integrated exposure-response (IER) model by integrating available RR information from studies of ambient air pollution (AAP), second hand tobacco smoke, household solid cooking fuel, and active smoking (AS). AS exposures were converted to estimated annual PM2.5 exposure equivalents using inhaled doses of particle mass. We derived population attributable fractions (PAFs) for every country based on estimated worldwide ambient PM2.5 concentrations.\nRESULTS: The IER model was a superior predictor of RR compared with seven other forms previously used in burden assessments. The percent PAF attributable to AAP exposure varied among countries from 2 to 41 for IHD, 1 to 43 for stroke, &lt; 1 to 21 for COPD, &lt; 1 to 25 for LC, and &lt; 1 to 38 for ALRI.\nCONCLUSIONS: We developed a fine particulate mass-based RR model that covered the global range of exposure by integrating RR information from different combustion types that generate emissions of particulate matter. The model can be updated as new RR information becomes available.","DOI":"10.1289/ehp.1307049","ISSN":"1552-9924","note":"PMID: 24518036\nPMCID: PMC3984213","journalAbbreviation":"Environ. Health Perspect.","language":"eng","author":[{"family":"Burnett","given":"Richard T."},{"family":"Pope","given":"C. Arden"},{"family":"Ezzati","given":"Majid"},{"family":"Olives","given":"Casey"},{"family":"Lim","given":"Stephen S."},{"family":"Mehta","given":"Sumi"},{"family":"Shin","given":"Hwashin H."},{"family":"Singh","given":"Gitanjali"},{"family":"Hubbell","given":"Bryan"},{"family":"Brauer","given":"Michael"},{"family":"Anderson","given":"H. Ross"},{"family":"Smith","given":"Kirk R."},{"family":"Balmes","given":"John R."},{"family":"Bruce","given":"Nigel G."},{"family":"Kan","given":"Haidong"},{"family":"Laden","given":"Francine"},{"family":"Prüss-Ustün","given":"Annette"},{"family":"Turner","given":"Michelle C."},{"family":"Gapstur","given":"Susan M."},{"family":"Diver","given":"W. Ryan"},{"family":"Cohen","given":"Aaron"}],"issued":{"date-parts":[["2014",4]]}},"label":"page"},{"id":3966,"uris":["http://zotero.org/users/2173587/items/8A6K4QFC"],"uri":["http://zotero.org/users/2173587/items/8A6K4QFC"],"itemData":{"id":3966,"type":"article-journal","title":"Modelling PM2.5 impact indicators in Europe: Health effects and legal compliance","container-title":"Environmental Modelling &amp; Software","page":"201-211","volume":"74","source":"ScienceDirect","abstract":"Long-term exposure to fine particulate matter (PM2.5) has been shown to have significant negative impacts on human health. It is estimated that current levels of air pollution shorten the statistical life expectancy of European citizens by several months. The GAINS integrated assessment model calculates shortening of life expectancy from population exposure to PM2.5 using epidemiologically-derived health impact functions. In addition, GAINS estimates PM2.5 concentrations at 1875 air quality monitoring stations located in diverse environments ranging from remote background locations to busy street canyons. In this article, different approaches to dealing with the PM2.5 pollution problem are compared. We assess for the present and future the attainment of EU and WHO air quality standards for PM2.5 and estimate the loss of life expectancy under different policy scenarios developed for the ongoing revision of the EU Air Quality Legislation.","DOI":"10.1016/j.envsoft.2015.02.022","ISSN":"1364-8152","shortTitle":"Modelling PM2.5 impact indicators in Europe","journalAbbreviation":"Environmental Modelling &amp; Software","author":[{"family":"Kiesewetter","given":"Gregor"},{"family":"Schoepp","given":"Wolfgang"},{"family":"Heyes","given":"Chris"},{"family":"Amann","given":"Markus"}],"issued":{"date-parts":[["2015",12,1]]}},"label":"page"},{"id":3961,"uris":["http://zotero.org/users/2173587/items/5ZZNAH6G"],"uri":["http://zotero.org/users/2173587/items/5ZZNAH6G"],"itemData":{"id":3961,"type":"article-journal","title":"The contribution of outdoor air pollution sources to premature mortality on a global scale","container-title":"Nature","page":"367-371","volume":"525","issue":"7569","source":"www.nature.com","abstract":"Assessment of the global burden of disease is based on epidemiological cohort studies that connect premature mortality to a wide range of causes, including the long-term health impacts of ozone and fine particulate matter with a diameter smaller than 2.5 micrometres (PM2.5). It has proved difficult to quantify premature mortality related to air pollution, notably in regions where air quality is not monitored, and also because the toxicity of particles from various sources may vary. Here we use a global atmospheric chemistry model to investigate the link between premature mortality and seven emission source categories in urban and rural environments. In accord with the global burden of disease for 2010 (ref. 5), we calculate that outdoor air pollution, mostly by PM2.5, leads to 3.3 (95 per cent confidence interval 1.61–4.81) million premature deaths per year worldwide, predominantly in Asia. We primarily assume that all particles are equally toxic, but also include a sensitivity study that accounts for differential toxicity. We find that emissions from residential energy use such as heating and cooking, prevalent in India and China, have the largest impact on premature mortality globally, being even more dominant if carbonaceous particles are assumed to be most toxic. Whereas in much of the USA and in a few other countries emissions from traffic and power generation are important, in eastern USA, Europe, Russia and East Asia agricultural emissions make the largest relative contribution to PM2.5, with the estimate of overall health impact depending on assumptions regarding particle toxicity. Model projections based on a business-as-usual emission scenario indicate that the contribution of outdoor air pollution to premature mortality could double by 2050.","DOI":"10.1038/nature15371","ISSN":"0028-0836","journalAbbreviation":"Nature","language":"en","author":[{"family":"Lelieveld","given":"J."},{"family":"Evans","given":"J. S."},{"family":"Fnais","given":"M."},{"family":"Giannadaki","given":"D."},{"family":"Pozzer","given":"A."}],"issued":{"date-parts":[["2015",9,17]]}},"label":"page"},{"id":3954,"uris":["http://zotero.org/users/2173587/items/6EG723DE"],"uri":["http://zotero.org/users/2173587/items/6EG723DE"],"itemData":{"id":3954,"type":"article-journal","title":"WHO Air quality guidelines for particulate matter, ozone, nitrogen dioxide and sulfur dioxide. Global update 2005","container-title":"World Health Organization","URL":"http://apps.who.int/iris/bitstream/10665/69477/1/WHO_SDE_PHE_OEH_06.02_eng.pdf","author":[{"family":"WHO","given":""}],"issued":{"date-parts":[["2006"]]}},"label":"page"},{"id":3932,"uris":["http://zotero.org/users/2173587/items/B8KBR2DT"],"uri":["http://zotero.org/users/2173587/items/B8KBR2DT"],"itemData":{"id":3932,"type":"article-journal","title":"Health effects of high level exposure to traditional pollutants in East Germany--review and ongoing research.","container-title":"Environmental Health Perspectives","page":"29-35","volume":"103","issue":"Suppl 2","source":"PubMed Central","abstract":"In East Germany ambient air pollution is characterized by high concentrations of sulfur dioxide (SO2) and suspended particulates (SP). Since acidity and sulfate are surprisingly low, oxidation of SO2 seems to be incomplete and neutralization seems to play an important role. Few studies on health effects of air pollution in the former German Democratic Republic have been performed. They showed an increased prevalence in polluted areas of respiratory symptoms, lung function decrement, mild anemia, nonspecific stimulation of the immune system and, retardation of skeletal maturation of children. Since the German unification in 1990, several large-scale studies have been started. Short-term effects of air pollution on daily mortality have been investigated in Erfurt retrospectively for 1980 to 1989. Logarithmic exposure-effect curves have been found for both SO2 and SP. The number of deaths increased by about 10% with SO2 and by more than 20% with SP if the 95th percentile of the pollutant is compared to the 5th percentile. The logarithmic shape shows that the increase of ambient concentrations at the beginning of the heating season in fall is more important than further increases in concentrations later in winter. A second study on short-term effects was conducted using daily peak flow measurements and respiratory symptoms in 270 patients with asthma and other obstructive airway diseases in East Germany and the Czech Republic between 1990 and 1992. From regression analysis it follows that an increase by 500 micrograms/m3 of SO2 leads to a mean decrease of the average patient's peak flow below 2%.(ABSTRACT TRUNCATED AT 250 WORDS)","ISSN":"0091-6765","note":"PMID: 7614943\nPMCID: PMC1518844","journalAbbreviation":"Environ Health Perspect","author":[{"family":"Wichmann","given":"H E"},{"family":"Heinrich","given":"J"}],"issued":{"date-parts":[["1995",3]]}},"label":"page"}],"schema":"https://github.com/citation-style-language/schema/raw/master/csl-citation.json"} </w:instrText>
      </w:r>
      <w:r w:rsidRPr="00E14976">
        <w:rPr>
          <w:rFonts w:ascii="Times New Roman" w:hAnsi="Times New Roman" w:cs="Times New Roman"/>
          <w:sz w:val="24"/>
          <w:szCs w:val="24"/>
        </w:rPr>
        <w:fldChar w:fldCharType="separate"/>
      </w:r>
      <w:r w:rsidRPr="00E14976">
        <w:rPr>
          <w:rFonts w:ascii="Times New Roman" w:hAnsi="Times New Roman" w:cs="Times New Roman"/>
          <w:sz w:val="24"/>
          <w:szCs w:val="24"/>
        </w:rPr>
        <w:t>(Burnett et al., 2014; Kiesewetter et al., 2015; Lelieveld et al., 2015; WHO, 2006; Wichmann and Heinrich, 1995)</w:t>
      </w:r>
      <w:r w:rsidRPr="00E14976">
        <w:rPr>
          <w:rFonts w:ascii="Times New Roman" w:hAnsi="Times New Roman" w:cs="Times New Roman"/>
          <w:sz w:val="24"/>
          <w:szCs w:val="24"/>
        </w:rPr>
        <w:fldChar w:fldCharType="end"/>
      </w:r>
      <w:r w:rsidRPr="00E14976">
        <w:rPr>
          <w:rFonts w:ascii="Times New Roman" w:hAnsi="Times New Roman" w:cs="Times New Roman"/>
          <w:sz w:val="24"/>
          <w:szCs w:val="24"/>
        </w:rPr>
        <w:t xml:space="preserve"> the </w:t>
      </w:r>
      <w:r w:rsidRPr="008A6080">
        <w:rPr>
          <w:rFonts w:ascii="Times New Roman" w:hAnsi="Times New Roman" w:cs="Times New Roman"/>
          <w:b/>
          <w:sz w:val="24"/>
          <w:szCs w:val="24"/>
        </w:rPr>
        <w:t>health impact</w:t>
      </w:r>
      <w:r w:rsidRPr="00E14976">
        <w:rPr>
          <w:rFonts w:ascii="Times New Roman" w:hAnsi="Times New Roman" w:cs="Times New Roman"/>
          <w:sz w:val="24"/>
          <w:szCs w:val="24"/>
        </w:rPr>
        <w:t xml:space="preserve"> of </w:t>
      </w:r>
      <w:r w:rsidRPr="00927E5C">
        <w:rPr>
          <w:rFonts w:ascii="Times New Roman" w:hAnsi="Times New Roman" w:cs="Times New Roman"/>
          <w:b/>
          <w:sz w:val="24"/>
          <w:szCs w:val="24"/>
        </w:rPr>
        <w:t>ambient</w:t>
      </w:r>
      <w:r w:rsidRPr="00E14976">
        <w:rPr>
          <w:rFonts w:ascii="Times New Roman" w:hAnsi="Times New Roman" w:cs="Times New Roman"/>
          <w:sz w:val="24"/>
          <w:szCs w:val="24"/>
        </w:rPr>
        <w:t xml:space="preserve"> </w:t>
      </w:r>
      <w:r w:rsidRPr="008A6080">
        <w:rPr>
          <w:rFonts w:ascii="Times New Roman" w:hAnsi="Times New Roman" w:cs="Times New Roman"/>
          <w:b/>
          <w:sz w:val="24"/>
          <w:szCs w:val="24"/>
        </w:rPr>
        <w:t>pollution</w:t>
      </w:r>
      <w:r w:rsidRPr="00E14976">
        <w:rPr>
          <w:rFonts w:ascii="Times New Roman" w:hAnsi="Times New Roman" w:cs="Times New Roman"/>
          <w:sz w:val="24"/>
          <w:szCs w:val="24"/>
        </w:rPr>
        <w:t xml:space="preserve"> can almost entirely be attributed to </w:t>
      </w:r>
      <w:r w:rsidRPr="00927E5C">
        <w:rPr>
          <w:rFonts w:ascii="Times New Roman" w:hAnsi="Times New Roman" w:cs="Times New Roman"/>
          <w:b/>
          <w:sz w:val="24"/>
          <w:szCs w:val="24"/>
        </w:rPr>
        <w:t>fine airborne suspended particles (PM</w:t>
      </w:r>
      <w:r w:rsidRPr="00927E5C">
        <w:rPr>
          <w:rFonts w:ascii="Times New Roman" w:hAnsi="Times New Roman" w:cs="Times New Roman"/>
          <w:b/>
          <w:sz w:val="24"/>
          <w:szCs w:val="24"/>
          <w:vertAlign w:val="subscript"/>
        </w:rPr>
        <w:t>2.5</w:t>
      </w:r>
      <w:r w:rsidRPr="00927E5C">
        <w:rPr>
          <w:rFonts w:ascii="Times New Roman" w:hAnsi="Times New Roman" w:cs="Times New Roman"/>
          <w:b/>
          <w:sz w:val="24"/>
          <w:szCs w:val="24"/>
        </w:rPr>
        <w:t>)</w:t>
      </w:r>
      <w:r w:rsidRPr="00E14976">
        <w:rPr>
          <w:rFonts w:ascii="Times New Roman" w:hAnsi="Times New Roman" w:cs="Times New Roman"/>
          <w:sz w:val="24"/>
          <w:szCs w:val="24"/>
        </w:rPr>
        <w:t xml:space="preserve"> that are composed of a mixture of organic and inorganic compounds, originating from anthropogenic sectors. Primary PM</w:t>
      </w:r>
      <w:r w:rsidRPr="00E14976">
        <w:rPr>
          <w:rFonts w:ascii="Times New Roman" w:hAnsi="Times New Roman" w:cs="Times New Roman"/>
          <w:sz w:val="24"/>
          <w:szCs w:val="24"/>
          <w:vertAlign w:val="subscript"/>
        </w:rPr>
        <w:t>2.5</w:t>
      </w:r>
      <w:r w:rsidRPr="00E14976">
        <w:rPr>
          <w:rFonts w:ascii="Times New Roman" w:hAnsi="Times New Roman" w:cs="Times New Roman"/>
          <w:sz w:val="24"/>
          <w:szCs w:val="24"/>
        </w:rPr>
        <w:t xml:space="preserve"> results from direct emissions of </w:t>
      </w:r>
      <w:r w:rsidRPr="00B908F1">
        <w:rPr>
          <w:rFonts w:ascii="Times New Roman" w:hAnsi="Times New Roman" w:cs="Times New Roman"/>
          <w:sz w:val="24"/>
          <w:szCs w:val="24"/>
        </w:rPr>
        <w:t>carbonaceous particles</w:t>
      </w:r>
      <w:r w:rsidRPr="00E14976">
        <w:rPr>
          <w:rFonts w:ascii="Times New Roman" w:hAnsi="Times New Roman" w:cs="Times New Roman"/>
          <w:sz w:val="24"/>
          <w:szCs w:val="24"/>
        </w:rPr>
        <w:t xml:space="preserve"> (elemental carbon, organic carbon) from </w:t>
      </w:r>
      <w:r w:rsidRPr="00B908F1">
        <w:rPr>
          <w:rFonts w:ascii="Times New Roman" w:hAnsi="Times New Roman" w:cs="Times New Roman"/>
          <w:b/>
          <w:sz w:val="24"/>
          <w:szCs w:val="24"/>
        </w:rPr>
        <w:t>combustion processes</w:t>
      </w:r>
      <w:r w:rsidRPr="00E14976">
        <w:rPr>
          <w:rFonts w:ascii="Times New Roman" w:hAnsi="Times New Roman" w:cs="Times New Roman"/>
          <w:sz w:val="24"/>
          <w:szCs w:val="24"/>
        </w:rPr>
        <w:t xml:space="preserve">, but also from </w:t>
      </w:r>
      <w:r w:rsidRPr="00927E5C">
        <w:rPr>
          <w:rFonts w:ascii="Times New Roman" w:hAnsi="Times New Roman" w:cs="Times New Roman"/>
          <w:b/>
          <w:sz w:val="24"/>
          <w:szCs w:val="24"/>
        </w:rPr>
        <w:t>re-suspension of road dust</w:t>
      </w:r>
      <w:r w:rsidRPr="00E14976">
        <w:rPr>
          <w:rFonts w:ascii="Times New Roman" w:hAnsi="Times New Roman" w:cs="Times New Roman"/>
          <w:sz w:val="24"/>
          <w:szCs w:val="24"/>
        </w:rPr>
        <w:t xml:space="preserve">, tire and brake wear, and </w:t>
      </w:r>
      <w:r w:rsidRPr="00927E5C">
        <w:rPr>
          <w:rFonts w:ascii="Times New Roman" w:hAnsi="Times New Roman" w:cs="Times New Roman"/>
          <w:b/>
          <w:sz w:val="24"/>
          <w:szCs w:val="24"/>
        </w:rPr>
        <w:t>agricultural sources</w:t>
      </w:r>
      <w:r w:rsidRPr="00E14976">
        <w:rPr>
          <w:rFonts w:ascii="Times New Roman" w:hAnsi="Times New Roman" w:cs="Times New Roman"/>
          <w:sz w:val="24"/>
          <w:szCs w:val="24"/>
        </w:rPr>
        <w:t xml:space="preserve"> </w:t>
      </w:r>
      <w:r w:rsidRPr="00E14976">
        <w:rPr>
          <w:rFonts w:ascii="Times New Roman" w:hAnsi="Times New Roman" w:cs="Times New Roman"/>
          <w:sz w:val="24"/>
          <w:szCs w:val="24"/>
        </w:rPr>
        <w:fldChar w:fldCharType="begin"/>
      </w:r>
      <w:r w:rsidR="00F9764F">
        <w:rPr>
          <w:rFonts w:ascii="Times New Roman" w:hAnsi="Times New Roman" w:cs="Times New Roman"/>
          <w:sz w:val="24"/>
          <w:szCs w:val="24"/>
        </w:rPr>
        <w:instrText xml:space="preserve"> ADDIN ZOTERO_ITEM CSL_CITATION {"citationID":"ZEmw6Han","properties":{"formattedCitation":"(Karagulian et al., 2015)","plainCitation":"(Karagulian et al., 2015)"},"citationItems":[{"id":3728,"uris":["http://zotero.org/users/2173587/items/W5GGRGZC"],"uri":["http://zotero.org/users/2173587/items/W5GGRGZC"],"itemData":{"id":3728,"type":"article-journal","title":"Contributions to cities' ambient particulate matter (PM): A systematic review of local source contributions at global level","container-title":"Atmospheric Environment","page":"475-483","volume":"120","source":"ScienceDirect","abstract":"For reducing health impacts from air pollution, it is important to know the sources contributing to human exposure. This study systematically reviewed and analysed available source apportionment studies on particulate matter (of diameter of 10 and 2.5 microns, PM10 and PM2.5) performed in cities to estimate typical shares of the sources of pollution by country and by region. A database with city source apportionment records, estimated with the use of receptor models, was also developed and available at the website of the World Health Organization.\nSystematic Scopus and Google searches were performed to retrieve city studies of source apportionment for particulate matter. Six source categories were defined. Country and regional averages of source apportionment were estimated based on city population weighting.\nA total of 419 source apportionment records from studies conducted in cities of 51 countries were used to calculate regional averages of sources of ambient particulate matter. Based on the available information, globally 25% of urban ambient air pollution from PM2.5 is contributed by traffic, 15% by industrial activities, 20% by domestic fuel burning, 22% from unspecified sources of human origin, and 18% from natural dust and salt. The available source apportionment records exhibit, however, important heterogeneities in assessed source categories and incompleteness in certain countries/regions.\nTraffic is one important contributor to ambient PM in cities. To reduce air pollution in cities and the substantial disease burden it causes, solutions to sustainably reduce ambient PM from traffic, industrial activities and biomass burning should urgently be sought. However, further efforts are required to improve data availability and evaluation, and possibly to combine with other types of information in view of increasing usefulness for policy making.","DOI":"10.1016/j.atmosenv.2015.08.087","ISSN":"1352-2310","shortTitle":"Contributions to cities' ambient particulate matter (PM)","journalAbbreviation":"Atmospheric Environment","author":[{"family":"Karagulian","given":"Federico"},{"family":"Belis","given":"Claudio A."},{"family":"Dora","given":"Carlos Francisco C."},{"family":"Prüss-Ustün","given":"Annette M."},{"family":"Bonjour","given":"Sophie"},{"family":"Adair-Rohani","given":"Heather"},{"family":"Amann","given":"Markus"}],"issued":{"date-parts":[["2015",11]]}}}],"schema":"https://github.com/citation-style-language/schema/raw/master/csl-citation.json"} </w:instrText>
      </w:r>
      <w:r w:rsidRPr="00E14976">
        <w:rPr>
          <w:rFonts w:ascii="Times New Roman" w:hAnsi="Times New Roman" w:cs="Times New Roman"/>
          <w:sz w:val="24"/>
          <w:szCs w:val="24"/>
        </w:rPr>
        <w:fldChar w:fldCharType="separate"/>
      </w:r>
      <w:r w:rsidR="00F9764F" w:rsidRPr="00F9764F">
        <w:rPr>
          <w:rFonts w:ascii="Times New Roman" w:hAnsi="Times New Roman" w:cs="Times New Roman"/>
          <w:sz w:val="24"/>
        </w:rPr>
        <w:t>(Karagulian et al., 2015)</w:t>
      </w:r>
      <w:r w:rsidRPr="00E14976">
        <w:rPr>
          <w:rFonts w:ascii="Times New Roman" w:hAnsi="Times New Roman" w:cs="Times New Roman"/>
          <w:sz w:val="24"/>
          <w:szCs w:val="24"/>
        </w:rPr>
        <w:fldChar w:fldCharType="end"/>
      </w:r>
      <w:r w:rsidRPr="00E14976">
        <w:rPr>
          <w:rFonts w:ascii="Times New Roman" w:hAnsi="Times New Roman" w:cs="Times New Roman"/>
          <w:sz w:val="24"/>
          <w:szCs w:val="24"/>
        </w:rPr>
        <w:t xml:space="preserve">. </w:t>
      </w:r>
      <w:r w:rsidR="00927E5C" w:rsidRPr="00927E5C">
        <w:rPr>
          <w:rFonts w:ascii="Times New Roman" w:hAnsi="Times New Roman" w:cs="Times New Roman"/>
          <w:b/>
          <w:sz w:val="24"/>
          <w:szCs w:val="24"/>
        </w:rPr>
        <w:t>Natural dust emissions</w:t>
      </w:r>
      <w:r w:rsidR="00927E5C">
        <w:rPr>
          <w:rFonts w:ascii="Times New Roman" w:hAnsi="Times New Roman" w:cs="Times New Roman"/>
          <w:sz w:val="24"/>
          <w:szCs w:val="24"/>
        </w:rPr>
        <w:t xml:space="preserve"> are an important component of PM</w:t>
      </w:r>
      <w:r w:rsidR="00927E5C" w:rsidRPr="00927E5C">
        <w:rPr>
          <w:rFonts w:ascii="Times New Roman" w:hAnsi="Times New Roman" w:cs="Times New Roman"/>
          <w:sz w:val="24"/>
          <w:szCs w:val="24"/>
          <w:vertAlign w:val="subscript"/>
        </w:rPr>
        <w:t>2.5</w:t>
      </w:r>
      <w:r w:rsidR="00927E5C">
        <w:rPr>
          <w:rFonts w:ascii="Times New Roman" w:hAnsi="Times New Roman" w:cs="Times New Roman"/>
          <w:sz w:val="24"/>
          <w:szCs w:val="24"/>
        </w:rPr>
        <w:t xml:space="preserve"> concentrations above in the Middle East Region.</w:t>
      </w:r>
    </w:p>
    <w:p w14:paraId="60E4CE7C" w14:textId="30D9176F" w:rsidR="00C549A2" w:rsidRDefault="00C549A2" w:rsidP="00BC2D6E">
      <w:pPr>
        <w:spacing w:after="0" w:line="240" w:lineRule="auto"/>
        <w:jc w:val="both"/>
        <w:rPr>
          <w:b/>
          <w:iCs/>
          <w:color w:val="44546A" w:themeColor="text2"/>
          <w:sz w:val="20"/>
          <w:szCs w:val="20"/>
        </w:rPr>
      </w:pPr>
    </w:p>
    <w:p w14:paraId="5418AEBF" w14:textId="6EF799E0" w:rsidR="00E14976" w:rsidRDefault="00E14976" w:rsidP="00BC2D6E">
      <w:pPr>
        <w:spacing w:after="0" w:line="240" w:lineRule="auto"/>
        <w:jc w:val="both"/>
        <w:rPr>
          <w:b/>
          <w:iCs/>
          <w:color w:val="44546A" w:themeColor="text2"/>
          <w:sz w:val="20"/>
          <w:szCs w:val="20"/>
        </w:rPr>
      </w:pPr>
    </w:p>
    <w:p w14:paraId="2BD72515" w14:textId="77777777" w:rsidR="00E14976" w:rsidRDefault="00E14976" w:rsidP="00BC2D6E">
      <w:pPr>
        <w:spacing w:after="0" w:line="240" w:lineRule="auto"/>
        <w:jc w:val="both"/>
        <w:rPr>
          <w:rFonts w:ascii="Arial" w:eastAsia="Times New Roman" w:hAnsi="Arial" w:cs="Times New Roman"/>
          <w:sz w:val="20"/>
          <w:szCs w:val="24"/>
          <w:lang w:val="en-GB"/>
        </w:rPr>
      </w:pPr>
    </w:p>
    <w:p w14:paraId="469C7A17" w14:textId="04CDBE1E" w:rsidR="00E14976" w:rsidRPr="00381075" w:rsidRDefault="00C554BE" w:rsidP="00A61A8B">
      <w:pPr>
        <w:pStyle w:val="Heading3"/>
        <w:numPr>
          <w:ilvl w:val="1"/>
          <w:numId w:val="3"/>
        </w:numPr>
        <w:rPr>
          <w:rFonts w:ascii="Times New Roman" w:hAnsi="Times New Roman" w:cs="Times New Roman"/>
          <w:sz w:val="28"/>
          <w:szCs w:val="28"/>
        </w:rPr>
      </w:pPr>
      <w:bookmarkStart w:id="5" w:name="_Toc487015429"/>
      <w:r>
        <w:rPr>
          <w:rFonts w:ascii="Times New Roman" w:hAnsi="Times New Roman" w:cs="Times New Roman"/>
          <w:sz w:val="28"/>
          <w:szCs w:val="28"/>
        </w:rPr>
        <w:t>Health Impact of</w:t>
      </w:r>
      <w:r w:rsidR="006C5C84" w:rsidRPr="00381075">
        <w:rPr>
          <w:rFonts w:ascii="Times New Roman" w:hAnsi="Times New Roman" w:cs="Times New Roman"/>
          <w:sz w:val="28"/>
          <w:szCs w:val="28"/>
        </w:rPr>
        <w:t xml:space="preserve"> PM</w:t>
      </w:r>
      <w:r w:rsidR="006C5C84" w:rsidRPr="00381075">
        <w:rPr>
          <w:rFonts w:ascii="Times New Roman" w:hAnsi="Times New Roman" w:cs="Times New Roman"/>
          <w:sz w:val="28"/>
          <w:szCs w:val="28"/>
          <w:vertAlign w:val="subscript"/>
        </w:rPr>
        <w:t>2.5</w:t>
      </w:r>
      <w:bookmarkEnd w:id="5"/>
    </w:p>
    <w:p w14:paraId="20AB9CA8" w14:textId="77777777" w:rsidR="00C23FC6" w:rsidRPr="00C23FC6" w:rsidRDefault="00C23FC6" w:rsidP="00C23FC6">
      <w:pPr>
        <w:autoSpaceDE w:val="0"/>
        <w:autoSpaceDN w:val="0"/>
        <w:adjustRightInd w:val="0"/>
        <w:spacing w:after="0"/>
        <w:ind w:firstLine="720"/>
        <w:rPr>
          <w:rFonts w:ascii="Times New Roman" w:hAnsi="Times New Roman" w:cs="Times New Roman"/>
          <w:sz w:val="24"/>
          <w:szCs w:val="24"/>
        </w:rPr>
      </w:pPr>
      <w:r w:rsidRPr="00C23FC6">
        <w:rPr>
          <w:rFonts w:ascii="Times New Roman" w:hAnsi="Times New Roman" w:cs="Times New Roman"/>
          <w:sz w:val="24"/>
          <w:szCs w:val="24"/>
        </w:rPr>
        <w:t>Past and recent epidemiological studies have played an important role to establish guideline values for airborne suspended particulate matter. At the date, concerns about the health effects of airborne particles are mostly based on the results of recent epidemiological studies suggesting effects on mortality and morbidity at very low levels of exposure.</w:t>
      </w:r>
    </w:p>
    <w:p w14:paraId="72A5992B" w14:textId="77777777" w:rsidR="00C23FC6" w:rsidRPr="00C23FC6" w:rsidRDefault="00C23FC6" w:rsidP="00C23FC6">
      <w:pPr>
        <w:autoSpaceDE w:val="0"/>
        <w:autoSpaceDN w:val="0"/>
        <w:adjustRightInd w:val="0"/>
        <w:spacing w:after="0"/>
        <w:ind w:firstLine="720"/>
        <w:rPr>
          <w:rFonts w:ascii="Times New Roman" w:hAnsi="Times New Roman" w:cs="Times New Roman"/>
          <w:sz w:val="24"/>
          <w:szCs w:val="24"/>
        </w:rPr>
      </w:pPr>
      <w:r w:rsidRPr="00C23FC6">
        <w:rPr>
          <w:rFonts w:ascii="Times New Roman" w:hAnsi="Times New Roman" w:cs="Times New Roman"/>
          <w:sz w:val="24"/>
          <w:szCs w:val="24"/>
        </w:rPr>
        <w:t>In the following, we are going through a brief review of epidemiological studies relating ambient particulate matter exposure to various health outcomes such as mortality and hospital admissions.</w:t>
      </w:r>
    </w:p>
    <w:p w14:paraId="55F1F30B" w14:textId="1806B9BA" w:rsidR="00C23FC6" w:rsidRPr="00C23FC6" w:rsidRDefault="00C23FC6" w:rsidP="00C23FC6">
      <w:pPr>
        <w:autoSpaceDE w:val="0"/>
        <w:autoSpaceDN w:val="0"/>
        <w:adjustRightInd w:val="0"/>
        <w:spacing w:after="0"/>
        <w:ind w:firstLine="720"/>
        <w:rPr>
          <w:rFonts w:ascii="Times New Roman" w:hAnsi="Times New Roman" w:cs="Times New Roman"/>
          <w:sz w:val="24"/>
          <w:szCs w:val="24"/>
        </w:rPr>
      </w:pPr>
      <w:r w:rsidRPr="00C23FC6">
        <w:rPr>
          <w:rFonts w:ascii="Times New Roman" w:hAnsi="Times New Roman" w:cs="Times New Roman"/>
          <w:sz w:val="24"/>
          <w:szCs w:val="24"/>
        </w:rPr>
        <w:t xml:space="preserve">Time-series studies usually relate the time-trend of air pollution data and some health variables such as mortality and hospital admissions. While </w:t>
      </w:r>
      <w:r w:rsidRPr="00B908F1">
        <w:rPr>
          <w:rFonts w:ascii="Times New Roman" w:hAnsi="Times New Roman" w:cs="Times New Roman"/>
          <w:b/>
          <w:sz w:val="24"/>
          <w:szCs w:val="24"/>
        </w:rPr>
        <w:t>air pollution data</w:t>
      </w:r>
      <w:r w:rsidRPr="00C23FC6">
        <w:rPr>
          <w:rFonts w:ascii="Times New Roman" w:hAnsi="Times New Roman" w:cs="Times New Roman"/>
          <w:sz w:val="24"/>
          <w:szCs w:val="24"/>
        </w:rPr>
        <w:t xml:space="preserve"> are now routinely collected and used as </w:t>
      </w:r>
      <w:r w:rsidRPr="00B908F1">
        <w:rPr>
          <w:rFonts w:ascii="Times New Roman" w:hAnsi="Times New Roman" w:cs="Times New Roman"/>
          <w:b/>
          <w:sz w:val="24"/>
          <w:szCs w:val="24"/>
        </w:rPr>
        <w:t>exposure variables</w:t>
      </w:r>
      <w:r w:rsidRPr="00C23FC6">
        <w:rPr>
          <w:rFonts w:ascii="Times New Roman" w:hAnsi="Times New Roman" w:cs="Times New Roman"/>
          <w:sz w:val="24"/>
          <w:szCs w:val="24"/>
        </w:rPr>
        <w:t xml:space="preserve">, </w:t>
      </w:r>
      <w:r w:rsidRPr="00B908F1">
        <w:rPr>
          <w:rFonts w:ascii="Times New Roman" w:hAnsi="Times New Roman" w:cs="Times New Roman"/>
          <w:b/>
          <w:sz w:val="24"/>
          <w:szCs w:val="24"/>
        </w:rPr>
        <w:t>health data</w:t>
      </w:r>
      <w:r w:rsidRPr="00C23FC6">
        <w:rPr>
          <w:rFonts w:ascii="Times New Roman" w:hAnsi="Times New Roman" w:cs="Times New Roman"/>
          <w:sz w:val="24"/>
          <w:szCs w:val="24"/>
        </w:rPr>
        <w:t xml:space="preserve"> are less frequent and not of easy access </w:t>
      </w:r>
      <w:r w:rsidRPr="00C23FC6">
        <w:rPr>
          <w:rFonts w:ascii="Times New Roman" w:hAnsi="Times New Roman" w:cs="Times New Roman"/>
          <w:sz w:val="24"/>
          <w:szCs w:val="24"/>
        </w:rPr>
        <w:fldChar w:fldCharType="begin"/>
      </w:r>
      <w:r w:rsidRPr="00C23FC6">
        <w:rPr>
          <w:rFonts w:ascii="Times New Roman" w:hAnsi="Times New Roman" w:cs="Times New Roman"/>
          <w:sz w:val="24"/>
          <w:szCs w:val="24"/>
        </w:rPr>
        <w:instrText xml:space="preserve"> ADDIN ZOTERO_ITEM CSL_CITATION {"citationID":"VTy5JbTP","properties":{"formattedCitation":"(WHO, 1987)","plainCitation":"(WHO, 1987)"},"citationItems":[{"id":3970,"uris":["http://zotero.org/users/2173587/items/HKFKE3DF"],"uri":["http://zotero.org/users/2173587/items/HKFKE3DF"],"itemData":{"id":3970,"type":"article-journal","title":"Air quality guidelines for Europe, Copenhagen, WHO Regional Office for Europe","container-title":"WHO Regional Publications, European Series, No. 23","author":[{"family":"WHO","given":""}],"issued":{"date-parts":[["1987"]]}}}],"schema":"https://github.com/citation-style-language/schema/raw/master/csl-citation.json"} </w:instrText>
      </w:r>
      <w:r w:rsidRPr="00C23FC6">
        <w:rPr>
          <w:rFonts w:ascii="Times New Roman" w:hAnsi="Times New Roman" w:cs="Times New Roman"/>
          <w:sz w:val="24"/>
          <w:szCs w:val="24"/>
        </w:rPr>
        <w:fldChar w:fldCharType="separate"/>
      </w:r>
      <w:r w:rsidRPr="00C23FC6">
        <w:rPr>
          <w:rFonts w:ascii="Times New Roman" w:hAnsi="Times New Roman" w:cs="Times New Roman"/>
          <w:sz w:val="24"/>
          <w:szCs w:val="24"/>
        </w:rPr>
        <w:t>(WHO, 1987)</w:t>
      </w:r>
      <w:r w:rsidRPr="00C23FC6">
        <w:rPr>
          <w:rFonts w:ascii="Times New Roman" w:hAnsi="Times New Roman" w:cs="Times New Roman"/>
          <w:sz w:val="24"/>
          <w:szCs w:val="24"/>
        </w:rPr>
        <w:fldChar w:fldCharType="end"/>
      </w:r>
      <w:r w:rsidRPr="00C23FC6">
        <w:rPr>
          <w:rFonts w:ascii="Times New Roman" w:hAnsi="Times New Roman" w:cs="Times New Roman"/>
          <w:sz w:val="24"/>
          <w:szCs w:val="24"/>
        </w:rPr>
        <w:t xml:space="preserve">. Health variables usually have some </w:t>
      </w:r>
      <w:r w:rsidRPr="00B908F1">
        <w:rPr>
          <w:rFonts w:ascii="Times New Roman" w:hAnsi="Times New Roman" w:cs="Times New Roman"/>
          <w:b/>
          <w:sz w:val="24"/>
          <w:szCs w:val="24"/>
        </w:rPr>
        <w:t>s</w:t>
      </w:r>
      <w:r w:rsidR="00B908F1" w:rsidRPr="00B908F1">
        <w:rPr>
          <w:rFonts w:ascii="Times New Roman" w:hAnsi="Times New Roman" w:cs="Times New Roman"/>
          <w:b/>
          <w:sz w:val="24"/>
          <w:szCs w:val="24"/>
        </w:rPr>
        <w:t>easonal patterns</w:t>
      </w:r>
      <w:r w:rsidR="00B908F1">
        <w:rPr>
          <w:rFonts w:ascii="Times New Roman" w:hAnsi="Times New Roman" w:cs="Times New Roman"/>
          <w:sz w:val="24"/>
          <w:szCs w:val="24"/>
        </w:rPr>
        <w:t xml:space="preserve"> over time that</w:t>
      </w:r>
      <w:r w:rsidRPr="00C23FC6">
        <w:rPr>
          <w:rFonts w:ascii="Times New Roman" w:hAnsi="Times New Roman" w:cs="Times New Roman"/>
          <w:sz w:val="24"/>
          <w:szCs w:val="24"/>
        </w:rPr>
        <w:t xml:space="preserve"> needs to be accounted for before air pollution effects can be studied. Time-series have the advantage they can catch the variation of events occurring on a very short time range of days to weeks at most, where many personal characteristics such as age and anthropogenic habits do not change. In addition, short-term variation of air pollution concentrations is often much greater than the variation of long-term average pollution concentrations that is at the basis of studies of long-term effects of air pollution on health </w:t>
      </w:r>
      <w:r w:rsidRPr="00C23FC6">
        <w:rPr>
          <w:rFonts w:ascii="Times New Roman" w:hAnsi="Times New Roman" w:cs="Times New Roman"/>
          <w:sz w:val="24"/>
          <w:szCs w:val="24"/>
        </w:rPr>
        <w:fldChar w:fldCharType="begin"/>
      </w:r>
      <w:r w:rsidRPr="00C23FC6">
        <w:rPr>
          <w:rFonts w:ascii="Times New Roman" w:hAnsi="Times New Roman" w:cs="Times New Roman"/>
          <w:sz w:val="24"/>
          <w:szCs w:val="24"/>
        </w:rPr>
        <w:instrText xml:space="preserve"> ADDIN ZOTERO_ITEM CSL_CITATION {"citationID":"keV3C3Vz","properties":{"formattedCitation":"(Dockery and Brunekreef, 1996)","plainCitation":"(Dockery and Brunekreef, 1996)"},"citationItems":[{"id":3971,"uris":["http://zotero.org/users/2173587/items/6TPH2F4Z"],"uri":["http://zotero.org/users/2173587/items/6TPH2F4Z"],"itemData":{"id":3971,"type":"article-journal","title":"Longitudinal Studies of Air Pollution Effects on Lung Function","container-title":"American Journal of Respiratory and Critical Care Medicine","page":"S250-S256","volume":"154","issue":"6_pt_2","source":"atsjournals.org (Atypon)","DOI":"10.1164/ajrccm/154.6_Pt_2.S250","ISSN":"1073-449X","journalAbbreviation":"Am J Respir Crit Care Med","author":[{"family":"Dockery","given":"Douglas W."},{"family":"Brunekreef","given":"Bert"}],"issued":{"date-parts":[["1996",12,1]]}}}],"schema":"https://github.com/citation-style-language/schema/raw/master/csl-citation.json"} </w:instrText>
      </w:r>
      <w:r w:rsidRPr="00C23FC6">
        <w:rPr>
          <w:rFonts w:ascii="Times New Roman" w:hAnsi="Times New Roman" w:cs="Times New Roman"/>
          <w:sz w:val="24"/>
          <w:szCs w:val="24"/>
        </w:rPr>
        <w:fldChar w:fldCharType="separate"/>
      </w:r>
      <w:r w:rsidRPr="00C23FC6">
        <w:rPr>
          <w:rFonts w:ascii="Times New Roman" w:hAnsi="Times New Roman" w:cs="Times New Roman"/>
          <w:sz w:val="24"/>
          <w:szCs w:val="24"/>
        </w:rPr>
        <w:t>(Dockery and Brunekreef, 1996)</w:t>
      </w:r>
      <w:r w:rsidRPr="00C23FC6">
        <w:rPr>
          <w:rFonts w:ascii="Times New Roman" w:hAnsi="Times New Roman" w:cs="Times New Roman"/>
          <w:sz w:val="24"/>
          <w:szCs w:val="24"/>
        </w:rPr>
        <w:fldChar w:fldCharType="end"/>
      </w:r>
      <w:r w:rsidRPr="00C23FC6">
        <w:rPr>
          <w:rFonts w:ascii="Times New Roman" w:hAnsi="Times New Roman" w:cs="Times New Roman"/>
          <w:sz w:val="24"/>
          <w:szCs w:val="24"/>
        </w:rPr>
        <w:t xml:space="preserve">. This is extremely important to </w:t>
      </w:r>
      <w:r w:rsidRPr="00B908F1">
        <w:rPr>
          <w:rFonts w:ascii="Times New Roman" w:hAnsi="Times New Roman" w:cs="Times New Roman"/>
          <w:b/>
          <w:sz w:val="24"/>
          <w:szCs w:val="24"/>
        </w:rPr>
        <w:t>allow sufficient variation in exposure during epidemiological study</w:t>
      </w:r>
      <w:r w:rsidRPr="00C23FC6">
        <w:rPr>
          <w:rFonts w:ascii="Times New Roman" w:hAnsi="Times New Roman" w:cs="Times New Roman"/>
          <w:sz w:val="24"/>
          <w:szCs w:val="24"/>
        </w:rPr>
        <w:t>.</w:t>
      </w:r>
    </w:p>
    <w:p w14:paraId="3E05C08B" w14:textId="77777777" w:rsidR="00C23FC6" w:rsidRPr="00C23FC6" w:rsidRDefault="00C23FC6" w:rsidP="00C23FC6">
      <w:pPr>
        <w:autoSpaceDE w:val="0"/>
        <w:autoSpaceDN w:val="0"/>
        <w:adjustRightInd w:val="0"/>
        <w:spacing w:after="0"/>
        <w:ind w:firstLine="720"/>
        <w:rPr>
          <w:rFonts w:ascii="Times New Roman" w:hAnsi="Times New Roman" w:cs="Times New Roman"/>
          <w:sz w:val="24"/>
          <w:szCs w:val="24"/>
        </w:rPr>
      </w:pPr>
      <w:r w:rsidRPr="00C23FC6">
        <w:rPr>
          <w:rFonts w:ascii="Times New Roman" w:hAnsi="Times New Roman" w:cs="Times New Roman"/>
          <w:sz w:val="24"/>
          <w:szCs w:val="24"/>
        </w:rPr>
        <w:t xml:space="preserve">Previous study of the potential impact of </w:t>
      </w:r>
      <w:r w:rsidRPr="00B908F1">
        <w:rPr>
          <w:rFonts w:ascii="Times New Roman" w:hAnsi="Times New Roman" w:cs="Times New Roman"/>
          <w:b/>
          <w:sz w:val="24"/>
          <w:szCs w:val="24"/>
        </w:rPr>
        <w:t>long-term PM</w:t>
      </w:r>
      <w:r w:rsidRPr="00B908F1">
        <w:rPr>
          <w:rFonts w:ascii="Times New Roman" w:hAnsi="Times New Roman" w:cs="Times New Roman"/>
          <w:b/>
          <w:sz w:val="24"/>
          <w:szCs w:val="24"/>
          <w:vertAlign w:val="subscript"/>
        </w:rPr>
        <w:t>2.5</w:t>
      </w:r>
      <w:r w:rsidRPr="00B908F1">
        <w:rPr>
          <w:rFonts w:ascii="Times New Roman" w:hAnsi="Times New Roman" w:cs="Times New Roman"/>
          <w:b/>
          <w:sz w:val="24"/>
          <w:szCs w:val="24"/>
        </w:rPr>
        <w:t xml:space="preserve"> exposure</w:t>
      </w:r>
      <w:r w:rsidRPr="00C23FC6">
        <w:rPr>
          <w:rFonts w:ascii="Times New Roman" w:hAnsi="Times New Roman" w:cs="Times New Roman"/>
          <w:sz w:val="24"/>
          <w:szCs w:val="24"/>
        </w:rPr>
        <w:t xml:space="preserve"> on </w:t>
      </w:r>
      <w:r w:rsidRPr="00B908F1">
        <w:rPr>
          <w:rFonts w:ascii="Times New Roman" w:hAnsi="Times New Roman" w:cs="Times New Roman"/>
          <w:b/>
          <w:sz w:val="24"/>
          <w:szCs w:val="24"/>
        </w:rPr>
        <w:t xml:space="preserve">mortality </w:t>
      </w:r>
      <w:r w:rsidRPr="00C23FC6">
        <w:rPr>
          <w:rFonts w:ascii="Times New Roman" w:hAnsi="Times New Roman" w:cs="Times New Roman"/>
          <w:sz w:val="24"/>
          <w:szCs w:val="24"/>
        </w:rPr>
        <w:t xml:space="preserve">was estimated having a relative risk increase of ~ 1.3% per 10 </w:t>
      </w:r>
      <w:r w:rsidRPr="00C23FC6">
        <w:rPr>
          <w:rFonts w:ascii="Symbol" w:hAnsi="Symbol" w:cs="Times New Roman"/>
          <w:sz w:val="24"/>
          <w:szCs w:val="24"/>
        </w:rPr>
        <w:t></w:t>
      </w:r>
      <w:r w:rsidRPr="00C23FC6">
        <w:rPr>
          <w:rFonts w:ascii="Times New Roman" w:hAnsi="Times New Roman" w:cs="Times New Roman"/>
          <w:sz w:val="24"/>
          <w:szCs w:val="24"/>
        </w:rPr>
        <w:t>g/m</w:t>
      </w:r>
      <w:r w:rsidRPr="00C23FC6">
        <w:rPr>
          <w:rFonts w:ascii="Times New Roman" w:hAnsi="Times New Roman" w:cs="Times New Roman"/>
          <w:sz w:val="24"/>
          <w:szCs w:val="24"/>
          <w:vertAlign w:val="superscript"/>
        </w:rPr>
        <w:t>3</w:t>
      </w:r>
      <w:r w:rsidRPr="00C23FC6">
        <w:rPr>
          <w:rFonts w:ascii="Times New Roman" w:hAnsi="Times New Roman" w:cs="Times New Roman"/>
          <w:sz w:val="24"/>
          <w:szCs w:val="24"/>
        </w:rPr>
        <w:t xml:space="preserve"> in six eastern U.S. cities for eight </w:t>
      </w:r>
      <w:r w:rsidRPr="00C23FC6">
        <w:rPr>
          <w:rFonts w:ascii="Times New Roman" w:hAnsi="Times New Roman" w:cs="Times New Roman"/>
          <w:sz w:val="24"/>
          <w:szCs w:val="24"/>
        </w:rPr>
        <w:lastRenderedPageBreak/>
        <w:t xml:space="preserve">years, </w:t>
      </w:r>
      <w:r w:rsidRPr="00C23FC6">
        <w:rPr>
          <w:rFonts w:ascii="Times New Roman" w:hAnsi="Times New Roman" w:cs="Times New Roman"/>
          <w:sz w:val="24"/>
          <w:szCs w:val="24"/>
        </w:rPr>
        <w:fldChar w:fldCharType="begin"/>
      </w:r>
      <w:r w:rsidRPr="00C23FC6">
        <w:rPr>
          <w:rFonts w:ascii="Times New Roman" w:hAnsi="Times New Roman" w:cs="Times New Roman"/>
          <w:sz w:val="24"/>
          <w:szCs w:val="24"/>
        </w:rPr>
        <w:instrText xml:space="preserve"> ADDIN ZOTERO_ITEM CSL_CITATION {"citationID":"oUKq2Ty7","properties":{"formattedCitation":"(Schwartz et al., 1996)","plainCitation":"(Schwartz et al., 1996)"},"citationItems":[{"id":3981,"uris":["http://zotero.org/users/2173587/items/WGDQPGDN"],"uri":["http://zotero.org/users/2173587/items/WGDQPGDN"],"itemData":{"id":3981,"type":"article-journal","title":"Is daily mortality associated specifically with fine particles?","container-title":"Journal of the Air &amp; Waste Management Association (1995)","page":"927-939","volume":"46","issue":"10","source":"PubMed","abstract":"Recent epidemiologic studies have consistently reported increased daily mortality associated with exposures to particulate air pollution. Currently, particulate mass is measured as particles smaller than 10 microns (PM10). Fine (PM2.5) and coarse (PM10-PM2.5) mass and sulfate particle concentrations were measured in six eastern U.S. cities for eight years, and aerosol acidity concentrations were measured for approximately one year. Daily mortality for these metropolitan areas was combined with particulate air pollution and weather measurements. City-specific associations with each measure of particle pollution were estimated by Poisson regression, adjusting for time trends and weather by nonparametric methods. Combined effect estimates were calculated as the inverse variance weighted mean of the city-specific estimates. PM10, PM2.5, and SO4= were each significantly associated with increased daily mortality, while no associations were found with coarse mass nor with aerosol acidity (H+) concentrations. The strongest association was found with PM2.5. A 10 micrograms/m3 increase in two-day mean PM2.5 was associated with a 1.5% (95% CI 1.1% to 1.9%) increase in total daily mortality. Somewhat larger increases were found for deaths caused by chronic obstructive pulmonary disease (+3.3%) and by ischemic heart disease (+2.1%). These data suggest that increased daily mortality is specifically associated with particle mass constituents found in the aerodynamic diameter size range under 2.5 microns, that is, with combustion-related particles.","ISSN":"1096-2247","note":"PMID: 8875828","journalAbbreviation":"J Air Waste Manag Assoc","language":"eng","author":[{"family":"Schwartz","given":"J."},{"family":"Dockery","given":"D. W."},{"family":"Neas","given":"L. M."}],"issued":{"date-parts":[["1996",10]]}}}],"schema":"https://github.com/citation-style-language/schema/raw/master/csl-citation.json"} </w:instrText>
      </w:r>
      <w:r w:rsidRPr="00C23FC6">
        <w:rPr>
          <w:rFonts w:ascii="Times New Roman" w:hAnsi="Times New Roman" w:cs="Times New Roman"/>
          <w:sz w:val="24"/>
          <w:szCs w:val="24"/>
        </w:rPr>
        <w:fldChar w:fldCharType="separate"/>
      </w:r>
      <w:r w:rsidRPr="00C23FC6">
        <w:rPr>
          <w:rFonts w:ascii="Times New Roman" w:hAnsi="Times New Roman" w:cs="Times New Roman"/>
          <w:sz w:val="24"/>
          <w:szCs w:val="24"/>
        </w:rPr>
        <w:t>(Schwartz et al., 1996)</w:t>
      </w:r>
      <w:r w:rsidRPr="00C23FC6">
        <w:rPr>
          <w:rFonts w:ascii="Times New Roman" w:hAnsi="Times New Roman" w:cs="Times New Roman"/>
          <w:sz w:val="24"/>
          <w:szCs w:val="24"/>
        </w:rPr>
        <w:fldChar w:fldCharType="end"/>
      </w:r>
      <w:r w:rsidRPr="00C23FC6">
        <w:rPr>
          <w:rFonts w:ascii="Times New Roman" w:hAnsi="Times New Roman" w:cs="Times New Roman"/>
          <w:sz w:val="24"/>
          <w:szCs w:val="24"/>
        </w:rPr>
        <w:t xml:space="preserve"> whereas, Thurston et al. </w:t>
      </w:r>
      <w:r w:rsidRPr="00C23FC6">
        <w:rPr>
          <w:rFonts w:ascii="Times New Roman" w:hAnsi="Times New Roman" w:cs="Times New Roman"/>
          <w:sz w:val="24"/>
          <w:szCs w:val="24"/>
        </w:rPr>
        <w:fldChar w:fldCharType="begin"/>
      </w:r>
      <w:r w:rsidRPr="00C23FC6">
        <w:rPr>
          <w:rFonts w:ascii="Times New Roman" w:hAnsi="Times New Roman" w:cs="Times New Roman"/>
          <w:sz w:val="24"/>
          <w:szCs w:val="24"/>
        </w:rPr>
        <w:instrText xml:space="preserve"> ADDIN ZOTERO_ITEM CSL_CITATION {"citationID":"3lfrbAR7","properties":{"formattedCitation":"(2016)","plainCitation":"(2016)"},"citationItems":[{"id":3989,"uris":["http://zotero.org/users/2173587/items/FSCKFGAW"],"uri":["http://zotero.org/users/2173587/items/FSCKFGAW"],"itemData":{"id":3989,"type":"article-journal","title":"Ischemic Heart Disease Mortality and Long-Term Exposure to Source-Related Components of U.S. Fine Particle Air Pollution","container-title":"Environmental Health Perspectives","page":"785-794","volume":"124","issue":"6","source":"PubMed","abstract":"BACKGROUND: Fine particulate matter (PM2.5) air pollution exposure has been identified as a global health threat. However, the types and sources of particles most responsible are not yet known.\nOBJECTIVES: We sought to identify the causal characteristics and sources of air pollution underlying past associations between long-term PM2.5 exposure and ischemic heart disease (IHD) mortality, as established in the American Cancer Society's Cancer Prevention Study-II cohort.\nMETHODS: Individual risk factor data were evaluated for 445,860 adults in 100 U.S. metropolitan areas followed from 1982 through 2004 for vital status and cause of death. Using Cox proportional hazard models, we estimated IHD mortality hazard ratios (HRs) for PM2.5, trace constituents, and pollution source-associated PM2.5, as derived from air monitoring at central stations throughout the nation during 2000-2005.\nRESULTS: Associations with IHD mortality varied by PM2.5 mass constituent and source. A coal combustion PM2.5 IHD HR = 1.05 (95% CI: 1.02, 1.08) per microgram/cubic meter, versus an IHD HR = 1.01 (95% CI: 1.00, 1.02) per microgram/cubic meter PM2.5 mass, indicated a risk roughly five times higher for coal combustion PM2.5 than for PM2.5 mass in general, on a per microgram/cubic meter PM2.5 basis. Diesel traffic-related elemental carbon (EC) soot was also associated with IHD mortality (HR = 1.03; 95% CI: 1.00, 1.06 per 0.26-μg/m3 EC increase). However, PM2.5 from both wind-blown soil and biomass combustion was not associated with IHD mortality.\nCONCLUSIONS: Long-term PM2.5 exposures from fossil fuel combustion, especially coal burning but also from diesel traffic, were associated with increases in IHD mortality in this nationwide population. Results suggest that PM2.5-mortality associations can vary greatly by source, and that the largest IHD health benefits per microgram/cubic meter from PM2.5 air pollution control may be achieved via reductions of fossil fuel combustion exposures, especially from coal-burning sources.\nCITATION: Thurston GD, Burnett RT, Turner MC, Shi Y, Krewski D, Lall R, Ito K, Jerrett M, Gapstur SM, Diver WR, Pope CA III. 2016. Ischemic heart disease mortality and long-term exposure to source-related components of U.S. fine particle air pollution. Environ Health Perspect 124:785-794; http://dx.doi.org/10.1289/ehp.1509777.","DOI":"10.1289/ehp.1509777","ISSN":"1552-9924","note":"PMID: 26629599\nPMCID: PMC4892920","journalAbbreviation":"Environ. Health Perspect.","language":"eng","author":[{"family":"Thurston","given":"George D."},{"family":"Burnett","given":"Richard T."},{"family":"Turner","given":"Michelle C."},{"family":"Shi","given":"Yuanli"},{"family":"Krewski","given":"Daniel"},{"family":"Lall","given":"Ramona"},{"family":"Ito","given":"Kazuhiko"},{"family":"Jerrett","given":"Michael"},{"family":"Gapstur","given":"Susan M."},{"family":"Diver","given":"W. Ryan"},{"family":"Pope","given":"C. Arden"}],"issued":{"date-parts":[["2016",6]]}},"suppress-author":true}],"schema":"https://github.com/citation-style-language/schema/raw/master/csl-citation.json"} </w:instrText>
      </w:r>
      <w:r w:rsidRPr="00C23FC6">
        <w:rPr>
          <w:rFonts w:ascii="Times New Roman" w:hAnsi="Times New Roman" w:cs="Times New Roman"/>
          <w:sz w:val="24"/>
          <w:szCs w:val="24"/>
        </w:rPr>
        <w:fldChar w:fldCharType="separate"/>
      </w:r>
      <w:r w:rsidRPr="00C23FC6">
        <w:rPr>
          <w:rFonts w:ascii="Times New Roman" w:hAnsi="Times New Roman" w:cs="Times New Roman"/>
          <w:sz w:val="24"/>
          <w:szCs w:val="24"/>
        </w:rPr>
        <w:t>(2016)</w:t>
      </w:r>
      <w:r w:rsidRPr="00C23FC6">
        <w:rPr>
          <w:rFonts w:ascii="Times New Roman" w:hAnsi="Times New Roman" w:cs="Times New Roman"/>
          <w:sz w:val="24"/>
          <w:szCs w:val="24"/>
        </w:rPr>
        <w:fldChar w:fldCharType="end"/>
      </w:r>
      <w:r w:rsidRPr="00C23FC6">
        <w:rPr>
          <w:rFonts w:ascii="Times New Roman" w:hAnsi="Times New Roman" w:cs="Times New Roman"/>
          <w:sz w:val="24"/>
          <w:szCs w:val="24"/>
        </w:rPr>
        <w:t xml:space="preserve"> estimated ~ 1% increase in a long-term PM</w:t>
      </w:r>
      <w:r w:rsidRPr="00C23FC6">
        <w:rPr>
          <w:rFonts w:ascii="Times New Roman" w:hAnsi="Times New Roman" w:cs="Times New Roman"/>
          <w:sz w:val="24"/>
          <w:szCs w:val="24"/>
          <w:vertAlign w:val="subscript"/>
        </w:rPr>
        <w:t>2.5</w:t>
      </w:r>
      <w:r w:rsidRPr="00C23FC6">
        <w:rPr>
          <w:rFonts w:ascii="Times New Roman" w:hAnsi="Times New Roman" w:cs="Times New Roman"/>
          <w:sz w:val="24"/>
          <w:szCs w:val="24"/>
        </w:rPr>
        <w:t xml:space="preserve"> cardiovascular mortality study in 50 US states. </w:t>
      </w:r>
    </w:p>
    <w:p w14:paraId="7DB85C46" w14:textId="77777777" w:rsidR="00C23FC6" w:rsidRPr="00C23FC6" w:rsidRDefault="00C23FC6" w:rsidP="00C23FC6">
      <w:pPr>
        <w:autoSpaceDE w:val="0"/>
        <w:autoSpaceDN w:val="0"/>
        <w:adjustRightInd w:val="0"/>
        <w:spacing w:after="0"/>
        <w:ind w:firstLine="720"/>
        <w:rPr>
          <w:rFonts w:ascii="Times New Roman" w:hAnsi="Times New Roman" w:cs="Times New Roman"/>
          <w:sz w:val="24"/>
          <w:szCs w:val="24"/>
        </w:rPr>
      </w:pPr>
      <w:r w:rsidRPr="00C23FC6">
        <w:rPr>
          <w:rFonts w:ascii="Times New Roman" w:hAnsi="Times New Roman" w:cs="Times New Roman"/>
          <w:sz w:val="24"/>
          <w:szCs w:val="24"/>
        </w:rPr>
        <w:t>Similar studies have been carried out about the impact of long-term PM</w:t>
      </w:r>
      <w:r w:rsidRPr="00C23FC6">
        <w:rPr>
          <w:rFonts w:ascii="Times New Roman" w:hAnsi="Times New Roman" w:cs="Times New Roman"/>
          <w:sz w:val="24"/>
          <w:szCs w:val="24"/>
          <w:vertAlign w:val="subscript"/>
        </w:rPr>
        <w:t>2.5</w:t>
      </w:r>
      <w:r w:rsidRPr="00C23FC6">
        <w:rPr>
          <w:rFonts w:ascii="Times New Roman" w:hAnsi="Times New Roman" w:cs="Times New Roman"/>
          <w:sz w:val="24"/>
          <w:szCs w:val="24"/>
        </w:rPr>
        <w:t xml:space="preserve"> exposure linked to </w:t>
      </w:r>
      <w:r w:rsidRPr="00B908F1">
        <w:rPr>
          <w:rFonts w:ascii="Times New Roman" w:hAnsi="Times New Roman" w:cs="Times New Roman"/>
          <w:b/>
          <w:sz w:val="24"/>
          <w:szCs w:val="24"/>
        </w:rPr>
        <w:t>hospital admissions</w:t>
      </w:r>
      <w:r w:rsidRPr="00C23FC6">
        <w:rPr>
          <w:rFonts w:ascii="Times New Roman" w:hAnsi="Times New Roman" w:cs="Times New Roman"/>
          <w:sz w:val="24"/>
          <w:szCs w:val="24"/>
        </w:rPr>
        <w:t xml:space="preserve"> caused by respiratory diseases. Among these studies, we can report the relative risk increase of </w:t>
      </w:r>
      <w:r w:rsidRPr="00B908F1">
        <w:rPr>
          <w:rFonts w:ascii="Times New Roman" w:hAnsi="Times New Roman" w:cs="Times New Roman"/>
          <w:b/>
          <w:sz w:val="24"/>
          <w:szCs w:val="24"/>
        </w:rPr>
        <w:t>~ 1.13%</w:t>
      </w:r>
      <w:r w:rsidRPr="00C23FC6">
        <w:rPr>
          <w:rFonts w:ascii="Times New Roman" w:hAnsi="Times New Roman" w:cs="Times New Roman"/>
          <w:sz w:val="24"/>
          <w:szCs w:val="24"/>
        </w:rPr>
        <w:t xml:space="preserve"> in 213 Counties in the US </w:t>
      </w:r>
      <w:r w:rsidRPr="00C23FC6">
        <w:rPr>
          <w:rFonts w:ascii="Times New Roman" w:hAnsi="Times New Roman" w:cs="Times New Roman"/>
          <w:sz w:val="24"/>
          <w:szCs w:val="24"/>
        </w:rPr>
        <w:fldChar w:fldCharType="begin"/>
      </w:r>
      <w:r w:rsidRPr="00C23FC6">
        <w:rPr>
          <w:rFonts w:ascii="Times New Roman" w:hAnsi="Times New Roman" w:cs="Times New Roman"/>
          <w:sz w:val="24"/>
          <w:szCs w:val="24"/>
        </w:rPr>
        <w:instrText xml:space="preserve"> ADDIN ZOTERO_ITEM CSL_CITATION {"citationID":"17HeakXt","properties":{"formattedCitation":"(Bell et al., 2015)","plainCitation":"(Bell et al., 2015)"},"citationItems":[{"id":3983,"uris":["http://zotero.org/users/2173587/items/A3WQ6A63"],"uri":["http://zotero.org/users/2173587/items/A3WQ6A63"],"itemData":{"id":3983,"type":"article-journal","title":"Ambient PM2.5 and Risk of Hospital Admissions: Do Risks Differ for Men and Women?","container-title":"Epidemiology (Cambridge, Mass.)","page":"575-579","volume":"26","issue":"4","source":"PubMed","abstract":"BACKGROUND: While strong evidence exists for associations between fine particles (PM2.5) and health, less is known about whether associations differ by sex.\nMETHODS: We used Bayesian hierarchical modeling to estimate associations between PM2.5, based on ambient monitors, and risk of cause-specific cardiovascular and respiratory hospitalizations for about 12.6 million Medicare beneficiaries (&gt;65 years) residing in 213 US counties for 1999-2010.\nRESULTS: Point estimates were higher for women than men for almost all causes of hospitalization. PM2.5 risks were higher for women than men for respiratory tract infection, cardiovascular, and heart rhythm disturbance admissions. A 10 μg/m(3) increase in same-day PM2.5 was associated with a 1.13% increased risk of heart rhythm disturbance admissions for women (95% posterior interval [PI]: 0.63%, 1.63%), and 0.03% for men (95% PI: -0.48%, 0.55%). Differences remained after stratification by age and season.\nCONCLUSIONS: Women may be more susceptible to PM2.5-related hospitalizations for some respiratory and cardiovascular causes.","DOI":"10.1097/EDE.0000000000000310","ISSN":"1531-5487","note":"PMID: 25906368\nPMCID: PMC4452416","shortTitle":"Ambient PM2.5 and Risk of Hospital Admissions","journalAbbreviation":"Epidemiology","language":"eng","author":[{"family":"Bell","given":"Michelle L."},{"family":"Son","given":"Ji-Young"},{"family":"Peng","given":"Roger D."},{"family":"Wang","given":"Yun"},{"family":"Dominici","given":"Francesca"}],"issued":{"date-parts":[["2015",7]]}}}],"schema":"https://github.com/citation-style-language/schema/raw/master/csl-citation.json"} </w:instrText>
      </w:r>
      <w:r w:rsidRPr="00C23FC6">
        <w:rPr>
          <w:rFonts w:ascii="Times New Roman" w:hAnsi="Times New Roman" w:cs="Times New Roman"/>
          <w:sz w:val="24"/>
          <w:szCs w:val="24"/>
        </w:rPr>
        <w:fldChar w:fldCharType="separate"/>
      </w:r>
      <w:r w:rsidRPr="00C23FC6">
        <w:rPr>
          <w:rFonts w:ascii="Times New Roman" w:hAnsi="Times New Roman" w:cs="Times New Roman"/>
          <w:sz w:val="24"/>
          <w:szCs w:val="24"/>
        </w:rPr>
        <w:t>(Bell et al., 2015)</w:t>
      </w:r>
      <w:r w:rsidRPr="00C23FC6">
        <w:rPr>
          <w:rFonts w:ascii="Times New Roman" w:hAnsi="Times New Roman" w:cs="Times New Roman"/>
          <w:sz w:val="24"/>
          <w:szCs w:val="24"/>
        </w:rPr>
        <w:fldChar w:fldCharType="end"/>
      </w:r>
      <w:r w:rsidRPr="00C23FC6">
        <w:rPr>
          <w:rFonts w:ascii="Times New Roman" w:hAnsi="Times New Roman" w:cs="Times New Roman"/>
          <w:sz w:val="24"/>
          <w:szCs w:val="24"/>
        </w:rPr>
        <w:t xml:space="preserve">, of </w:t>
      </w:r>
      <w:r w:rsidRPr="00B908F1">
        <w:rPr>
          <w:rFonts w:ascii="Times New Roman" w:hAnsi="Times New Roman" w:cs="Times New Roman"/>
          <w:b/>
          <w:sz w:val="24"/>
          <w:szCs w:val="24"/>
        </w:rPr>
        <w:t>~ 4.2%</w:t>
      </w:r>
      <w:r w:rsidRPr="00C23FC6">
        <w:rPr>
          <w:rFonts w:ascii="Times New Roman" w:hAnsi="Times New Roman" w:cs="Times New Roman"/>
          <w:sz w:val="24"/>
          <w:szCs w:val="24"/>
        </w:rPr>
        <w:t xml:space="preserve"> in the New England (USA) </w:t>
      </w:r>
      <w:r w:rsidRPr="00C23FC6">
        <w:rPr>
          <w:rFonts w:ascii="Times New Roman" w:hAnsi="Times New Roman" w:cs="Times New Roman"/>
          <w:sz w:val="24"/>
          <w:szCs w:val="24"/>
        </w:rPr>
        <w:fldChar w:fldCharType="begin"/>
      </w:r>
      <w:r w:rsidRPr="00C23FC6">
        <w:rPr>
          <w:rFonts w:ascii="Times New Roman" w:hAnsi="Times New Roman" w:cs="Times New Roman"/>
          <w:sz w:val="24"/>
          <w:szCs w:val="24"/>
        </w:rPr>
        <w:instrText xml:space="preserve"> ADDIN ZOTERO_ITEM CSL_CITATION {"citationID":"6rolDtTK","properties":{"formattedCitation":"(Kloog et al., 2012)","plainCitation":"(Kloog et al., 2012)"},"citationItems":[{"id":3986,"uris":["http://zotero.org/users/2173587/items/2ZP4QDQB"],"uri":["http://zotero.org/users/2173587/items/2ZP4QDQB"],"itemData":{"id":3986,"type":"article-journal","title":"Acute and Chronic Effects of Particles on Hospital Admissions in New-England","container-title":"PLOS ONE","page":"e34664","volume":"7","issue":"4","source":"PLoS Journals","abstract":"Background Many studies have reported significant associations between exposure to PM2.5 and hospital admissions, but all have focused on the effects of short-term exposure. In addition all these studies have relied on a limited number of PM2.5 monitors in their study regions, which introduces exposure error, and excludes rural and suburban populations from locations in which monitors are not available, reducing generalizability and potentially creating selection bias.   Methods Using our novel prediction models for exposure combining land use regression with physical measurements (satellite aerosol optical depth) we investigated both the long and short term effects of PM2.5 exposures on hospital admissions across New-England for all residents aged 65 and older. We performed separate Poisson regression analysis for each admission type: all respiratory, cardiovascular disease (CVD), stroke and diabetes. Daily admission counts in each zip code were regressed against long and short-term PM2.5 exposure, temperature, socio-economic data and a spline of time to control for seasonal trends in baseline risk.   Results We observed associations between both short-term and long-term exposure to PM2.5 and hospitalization for all of the outcomes examined. In example, for respiratory diseases, for every10-µg/m3 increase in short-term PM2.5 exposure there is a 0.70 percent increase in admissions (CI = 0.35 to 0.52) while concurrently for every10-µg/m3 increase in long-term PM2.5 exposure there is a 4.22 percent increase in admissions (CI = 1.06 to 4.75).   Conclusions As with mortality studies, chronic exposure to particles is associated with substantially larger increases in hospital admissions than acute exposure and both can be detected simultaneously using our exposure models.","DOI":"10.1371/journal.pone.0034664","ISSN":"1932-6203","journalAbbreviation":"PLOS ONE","author":[{"family":"Kloog","given":"Itai"},{"family":"Coull","given":"Brent A."},{"family":"Zanobetti","given":"Antonella"},{"family":"Koutrakis","given":"Petros"},{"family":"Schwartz","given":"Joel D."}],"issued":{"date-parts":[["2012",4,17]]}}}],"schema":"https://github.com/citation-style-language/schema/raw/master/csl-citation.json"} </w:instrText>
      </w:r>
      <w:r w:rsidRPr="00C23FC6">
        <w:rPr>
          <w:rFonts w:ascii="Times New Roman" w:hAnsi="Times New Roman" w:cs="Times New Roman"/>
          <w:sz w:val="24"/>
          <w:szCs w:val="24"/>
        </w:rPr>
        <w:fldChar w:fldCharType="separate"/>
      </w:r>
      <w:r w:rsidRPr="00C23FC6">
        <w:rPr>
          <w:rFonts w:ascii="Times New Roman" w:hAnsi="Times New Roman" w:cs="Times New Roman"/>
          <w:sz w:val="24"/>
          <w:szCs w:val="24"/>
        </w:rPr>
        <w:t>(Kloog et al., 2012)</w:t>
      </w:r>
      <w:r w:rsidRPr="00C23FC6">
        <w:rPr>
          <w:rFonts w:ascii="Times New Roman" w:hAnsi="Times New Roman" w:cs="Times New Roman"/>
          <w:sz w:val="24"/>
          <w:szCs w:val="24"/>
        </w:rPr>
        <w:fldChar w:fldCharType="end"/>
      </w:r>
      <w:r w:rsidRPr="00C23FC6">
        <w:rPr>
          <w:rFonts w:ascii="Times New Roman" w:hAnsi="Times New Roman" w:cs="Times New Roman"/>
          <w:sz w:val="24"/>
          <w:szCs w:val="24"/>
        </w:rPr>
        <w:t xml:space="preserve">, of  ~ 4%  in 50 US States </w:t>
      </w:r>
      <w:r w:rsidRPr="00C23FC6">
        <w:rPr>
          <w:rFonts w:ascii="Times New Roman" w:hAnsi="Times New Roman" w:cs="Times New Roman"/>
          <w:sz w:val="24"/>
          <w:szCs w:val="24"/>
        </w:rPr>
        <w:fldChar w:fldCharType="begin"/>
      </w:r>
      <w:r w:rsidRPr="00C23FC6">
        <w:rPr>
          <w:rFonts w:ascii="Times New Roman" w:hAnsi="Times New Roman" w:cs="Times New Roman"/>
          <w:sz w:val="24"/>
          <w:szCs w:val="24"/>
        </w:rPr>
        <w:instrText xml:space="preserve"> ADDIN ZOTERO_ITEM CSL_CITATION {"citationID":"Q9dA2yYe","properties":{"formattedCitation":"(Pope et al., 2002)","plainCitation":"(Pope et al., 2002)"},"citationItems":[{"id":3942,"uris":["http://zotero.org/users/2173587/items/KMX97DP5"],"uri":["http://zotero.org/users/2173587/items/KMX97DP5"],"itemData":{"id":3942,"type":"article-journal","title":"Lung Cancer, Cardiopulmonary Mortality, and Long-term Exposure to Fine Particulate Air Pollution","container-title":"JAMA : the journal of the American Medical Association","page":"1132-1141","volume":"287","issue":"9","source":"PubMed Central","abstract":"Context\nAssociations have been found between day-to-day particulate air pollution and increased risk of various adverse health outcomes, including cardiopulmonary mortality. However, studies of health effects of long-term particulate air pollution have been less conclusive.\n\nObjective\nTo assess the relationship between long-term exposure to fine particulate air pollution and all-cause, lung cancer, and cardiopulmonary mortality.\n\nDesign, Setting, and Participants\nVital status and cause of death data were collected by the American Cancer Society as part of the Cancer Prevention II study, an ongoing prospective mortality study, which enrolled approximately 1.2 million adults in 1982. Participants completed a questionnaire detailing individual risk factor data (age, sex, race, weight, height, smoking history, education, marital status, diet, alcohol consumption, and occupational exposures). The risk factor data for approximately 500000 adults were linked with air pollution data for metropolitan areas throughout the United States and combined with vital status and cause of death data through December 31, 1998.\n\nMain Outcome Measure\nAll-cause, lung cancer, and cardiopulmonary mortality.\n\nResults\nFine particulate and sulfur oxide–related pollution were associated with all-cause, lung cancer, and cardiopulmonary mortality. Each 10-μg/m3 elevation in fine particulate air pollution was associated with approximately a 4%, 6%, and 8% increased risk of all-cause, cardiopulmonary, and lung cancer mortality, respectively. Measures of coarse particle fraction and total suspended particles were not consistently associated with mortality.\n\nConclusion\nLong-term exposure to combustion-related fine particulate air pollution is an important environmental risk factor for cardiopulmonary and lung cancer mortality.","ISSN":"0098-7484","note":"PMID: 11879110\nPMCID: PMC4037163","journalAbbreviation":"JAMA","author":[{"family":"Pope","given":"C. Arden"},{"family":"Burnett","given":"Richard T."},{"family":"Thun","given":"Michael J."},{"family":"Calle","given":"Eugenia E."},{"family":"Krewski","given":"Daniel"},{"family":"Ito","given":"Kazuhiko"},{"family":"Thurston","given":"George D."}],"issued":{"date-parts":[["2002",3,6]]}}}],"schema":"https://github.com/citation-style-language/schema/raw/master/csl-citation.json"} </w:instrText>
      </w:r>
      <w:r w:rsidRPr="00C23FC6">
        <w:rPr>
          <w:rFonts w:ascii="Times New Roman" w:hAnsi="Times New Roman" w:cs="Times New Roman"/>
          <w:sz w:val="24"/>
          <w:szCs w:val="24"/>
        </w:rPr>
        <w:fldChar w:fldCharType="separate"/>
      </w:r>
      <w:r w:rsidRPr="00C23FC6">
        <w:rPr>
          <w:rFonts w:ascii="Times New Roman" w:hAnsi="Times New Roman" w:cs="Times New Roman"/>
          <w:sz w:val="24"/>
          <w:szCs w:val="24"/>
        </w:rPr>
        <w:t>(Pope et al., 2002)</w:t>
      </w:r>
      <w:r w:rsidRPr="00C23FC6">
        <w:rPr>
          <w:rFonts w:ascii="Times New Roman" w:hAnsi="Times New Roman" w:cs="Times New Roman"/>
          <w:sz w:val="24"/>
          <w:szCs w:val="24"/>
        </w:rPr>
        <w:fldChar w:fldCharType="end"/>
      </w:r>
      <w:r w:rsidRPr="00C23FC6">
        <w:rPr>
          <w:rFonts w:ascii="Times New Roman" w:hAnsi="Times New Roman" w:cs="Times New Roman"/>
          <w:sz w:val="24"/>
          <w:szCs w:val="24"/>
        </w:rPr>
        <w:t xml:space="preserve">, and, of ~ 15% in Brazil </w:t>
      </w:r>
      <w:r w:rsidRPr="00C23FC6">
        <w:rPr>
          <w:rFonts w:ascii="Times New Roman" w:hAnsi="Times New Roman" w:cs="Times New Roman"/>
          <w:sz w:val="24"/>
          <w:szCs w:val="24"/>
        </w:rPr>
        <w:fldChar w:fldCharType="begin"/>
      </w:r>
      <w:r w:rsidRPr="00C23FC6">
        <w:rPr>
          <w:rFonts w:ascii="Times New Roman" w:hAnsi="Times New Roman" w:cs="Times New Roman"/>
          <w:sz w:val="24"/>
          <w:szCs w:val="24"/>
        </w:rPr>
        <w:instrText xml:space="preserve"> ADDIN ZOTERO_ITEM CSL_CITATION {"citationID":"zfj25hRp","properties":{"formattedCitation":"(Mantovani et al., 2016)","plainCitation":"(Mantovani et al., 2016)"},"citationItems":[{"id":3975,"uris":["http://zotero.org/users/2173587/items/P6KTRM43"],"uri":["http://zotero.org/users/2173587/items/P6KTRM43"],"itemData":{"id":3975,"type":"article-journal","title":"Air pollutants and hospital admissions due to cardiovascular diseases in São José do Rio Preto, Brazil","container-title":"Ciência &amp;amp; Saúde Coletiva","page":"509-516","volume":"21","issue":"2","source":"SciELO","abstract":"AbstractThis study aimed to estimate the effects of environmental pollutants on the increase of hospitalizations due to cardiovascular diseases. This was an ecological study conducted in the city of São José do Rio Preto, São Paulo, Brazil, with data from hospital admissions with diagnoses in the categories of I-00 to I-99, from October, 1, 2011, to September 30, 2012. Fineparticulate matter (PM2,5), ozone, carbon monoxide, nitrogen oxide and nitrogen dioxide were the pollutants studied; they were estimated by CATT-BRAMs model. The use of an additive Poisson regression model showed association between exposure to PM2,5 and hospital admission due to cardiovascular diseases. In the fifth day after exposure to this pollutant (lag 5), the relative risk for hospitalization due to cardiovascular diseases increased 15 percent in according to 10 µg/m3 increase on PM2,5 concentrations. There were 650 avoidable hospital admissions and an excess of R$ 1.9 million in hospital expenses. Thus, it was possible to identify the association between exposure to PM2,5 and hospital admission due cardiovascular diseases in medium-sized cities, like São José do Rio Preto.Key words: Air pollutants; Particulate matter; Cardiovascular diseases; Hospital costs; Mathematical models","DOI":"10.1590/1413-81232015212.16102014","ISSN":"1413-8123","author":[{"family":"Mantovani","given":"Kátia Cristina Cota"},{"family":"Nascimento","given":"Luiz Fernando Costa"},{"family":"Moreira","given":"Demerval Soares"},{"family":"Vieira","given":"Luciana Cristina Pompeo Ferreira da Silva"},{"family":"Vargas","given":"Nicole Patto"},{"family":"Mantovani","given":"Kátia Cristina Cota"},{"family":"Nascimento","given":"Luiz Fernando Costa"},{"family":"Moreira","given":"Demerval Soares"},{"family":"Vieira","given":"Luciana Cristina Pompeo Ferreira da Silva"},{"family":"Vargas","given":"Nicole Patto"}],"issued":{"date-parts":[["2016",2]]}}}],"schema":"https://github.com/citation-style-language/schema/raw/master/csl-citation.json"} </w:instrText>
      </w:r>
      <w:r w:rsidRPr="00C23FC6">
        <w:rPr>
          <w:rFonts w:ascii="Times New Roman" w:hAnsi="Times New Roman" w:cs="Times New Roman"/>
          <w:sz w:val="24"/>
          <w:szCs w:val="24"/>
        </w:rPr>
        <w:fldChar w:fldCharType="separate"/>
      </w:r>
      <w:r w:rsidRPr="00C23FC6">
        <w:rPr>
          <w:rFonts w:ascii="Times New Roman" w:hAnsi="Times New Roman" w:cs="Times New Roman"/>
          <w:sz w:val="24"/>
          <w:szCs w:val="24"/>
        </w:rPr>
        <w:t>(Mantovani et al., 2016)</w:t>
      </w:r>
      <w:r w:rsidRPr="00C23FC6">
        <w:rPr>
          <w:rFonts w:ascii="Times New Roman" w:hAnsi="Times New Roman" w:cs="Times New Roman"/>
          <w:sz w:val="24"/>
          <w:szCs w:val="24"/>
        </w:rPr>
        <w:fldChar w:fldCharType="end"/>
      </w:r>
      <w:r w:rsidRPr="00C23FC6">
        <w:rPr>
          <w:rFonts w:ascii="Times New Roman" w:hAnsi="Times New Roman" w:cs="Times New Roman"/>
          <w:sz w:val="24"/>
          <w:szCs w:val="24"/>
        </w:rPr>
        <w:t xml:space="preserve">. The above numbers are only few of the many relative risk estimations carried out by several epidemiological studies in different Countries </w:t>
      </w:r>
      <w:r w:rsidRPr="00C23FC6">
        <w:rPr>
          <w:rFonts w:ascii="Times New Roman" w:hAnsi="Times New Roman" w:cs="Times New Roman"/>
          <w:sz w:val="24"/>
          <w:szCs w:val="24"/>
        </w:rPr>
        <w:fldChar w:fldCharType="begin"/>
      </w:r>
      <w:r w:rsidRPr="00C23FC6">
        <w:rPr>
          <w:rFonts w:ascii="Times New Roman" w:hAnsi="Times New Roman" w:cs="Times New Roman"/>
          <w:sz w:val="24"/>
          <w:szCs w:val="24"/>
        </w:rPr>
        <w:instrText xml:space="preserve"> ADDIN ZOTERO_ITEM CSL_CITATION {"citationID":"otrOsjea","properties":{"formattedCitation":"(WHO, 1987)","plainCitation":"(WHO, 1987)"},"citationItems":[{"id":3970,"uris":["http://zotero.org/users/2173587/items/HKFKE3DF"],"uri":["http://zotero.org/users/2173587/items/HKFKE3DF"],"itemData":{"id":3970,"type":"article-journal","title":"Air quality guidelines for Europe, Copenhagen, WHO Regional Office for Europe","container-title":"WHO Regional Publications, European Series, No. 23","author":[{"family":"WHO","given":""}],"issued":{"date-parts":[["1987"]]}}}],"schema":"https://github.com/citation-style-language/schema/raw/master/csl-citation.json"} </w:instrText>
      </w:r>
      <w:r w:rsidRPr="00C23FC6">
        <w:rPr>
          <w:rFonts w:ascii="Times New Roman" w:hAnsi="Times New Roman" w:cs="Times New Roman"/>
          <w:sz w:val="24"/>
          <w:szCs w:val="24"/>
        </w:rPr>
        <w:fldChar w:fldCharType="separate"/>
      </w:r>
      <w:r w:rsidRPr="00C23FC6">
        <w:rPr>
          <w:rFonts w:ascii="Times New Roman" w:hAnsi="Times New Roman" w:cs="Times New Roman"/>
          <w:sz w:val="24"/>
          <w:szCs w:val="24"/>
        </w:rPr>
        <w:t>(WHO, 1987)</w:t>
      </w:r>
      <w:r w:rsidRPr="00C23FC6">
        <w:rPr>
          <w:rFonts w:ascii="Times New Roman" w:hAnsi="Times New Roman" w:cs="Times New Roman"/>
          <w:sz w:val="24"/>
          <w:szCs w:val="24"/>
        </w:rPr>
        <w:fldChar w:fldCharType="end"/>
      </w:r>
      <w:r w:rsidRPr="00C23FC6">
        <w:rPr>
          <w:rFonts w:ascii="Times New Roman" w:hAnsi="Times New Roman" w:cs="Times New Roman"/>
          <w:sz w:val="24"/>
          <w:szCs w:val="24"/>
        </w:rPr>
        <w:t>.</w:t>
      </w:r>
    </w:p>
    <w:p w14:paraId="24B8EA15" w14:textId="77777777" w:rsidR="00C23FC6" w:rsidRPr="00C23FC6" w:rsidRDefault="00C23FC6" w:rsidP="00C23FC6">
      <w:pPr>
        <w:autoSpaceDE w:val="0"/>
        <w:autoSpaceDN w:val="0"/>
        <w:adjustRightInd w:val="0"/>
        <w:spacing w:after="0"/>
        <w:ind w:firstLine="720"/>
        <w:rPr>
          <w:rFonts w:ascii="Times New Roman" w:hAnsi="Times New Roman" w:cs="Times New Roman"/>
          <w:sz w:val="24"/>
          <w:szCs w:val="24"/>
        </w:rPr>
      </w:pPr>
      <w:r w:rsidRPr="00C23FC6">
        <w:rPr>
          <w:rFonts w:ascii="Times New Roman" w:hAnsi="Times New Roman" w:cs="Times New Roman"/>
          <w:sz w:val="24"/>
          <w:szCs w:val="24"/>
        </w:rPr>
        <w:t>The effects of PM</w:t>
      </w:r>
      <w:r w:rsidRPr="00C23FC6">
        <w:rPr>
          <w:rFonts w:ascii="Times New Roman" w:hAnsi="Times New Roman" w:cs="Times New Roman"/>
          <w:sz w:val="24"/>
          <w:szCs w:val="24"/>
          <w:vertAlign w:val="subscript"/>
        </w:rPr>
        <w:t>2.5</w:t>
      </w:r>
      <w:r w:rsidRPr="00C23FC6">
        <w:rPr>
          <w:rFonts w:ascii="Times New Roman" w:hAnsi="Times New Roman" w:cs="Times New Roman"/>
          <w:sz w:val="24"/>
          <w:szCs w:val="24"/>
        </w:rPr>
        <w:t xml:space="preserve"> on health are several but the ones interesting the </w:t>
      </w:r>
      <w:r w:rsidRPr="00B908F1">
        <w:rPr>
          <w:rFonts w:ascii="Times New Roman" w:hAnsi="Times New Roman" w:cs="Times New Roman"/>
          <w:b/>
          <w:sz w:val="24"/>
          <w:szCs w:val="24"/>
        </w:rPr>
        <w:t>respiratory and cardiovascular systems</w:t>
      </w:r>
      <w:r w:rsidRPr="00C23FC6">
        <w:rPr>
          <w:rFonts w:ascii="Times New Roman" w:hAnsi="Times New Roman" w:cs="Times New Roman"/>
          <w:sz w:val="24"/>
          <w:szCs w:val="24"/>
        </w:rPr>
        <w:t xml:space="preserve"> are predominant. It has been established that the lower end at which no adverse effect is attributable to PM</w:t>
      </w:r>
      <w:r w:rsidRPr="00C23FC6">
        <w:rPr>
          <w:rFonts w:ascii="Times New Roman" w:hAnsi="Times New Roman" w:cs="Times New Roman"/>
          <w:sz w:val="24"/>
          <w:szCs w:val="24"/>
          <w:vertAlign w:val="subscript"/>
        </w:rPr>
        <w:t>2.5</w:t>
      </w:r>
      <w:r w:rsidRPr="00C23FC6">
        <w:rPr>
          <w:rFonts w:ascii="Times New Roman" w:hAnsi="Times New Roman" w:cs="Times New Roman"/>
          <w:sz w:val="24"/>
          <w:szCs w:val="24"/>
        </w:rPr>
        <w:t xml:space="preserve"> is when the background PM</w:t>
      </w:r>
      <w:r w:rsidRPr="00C23FC6">
        <w:rPr>
          <w:rFonts w:ascii="Times New Roman" w:hAnsi="Times New Roman" w:cs="Times New Roman"/>
          <w:sz w:val="24"/>
          <w:szCs w:val="24"/>
          <w:vertAlign w:val="subscript"/>
        </w:rPr>
        <w:t>2.5</w:t>
      </w:r>
      <w:r w:rsidRPr="00C23FC6">
        <w:rPr>
          <w:rFonts w:ascii="Times New Roman" w:hAnsi="Times New Roman" w:cs="Times New Roman"/>
          <w:sz w:val="24"/>
          <w:szCs w:val="24"/>
        </w:rPr>
        <w:t xml:space="preserve">concentrations is less than 3-5 </w:t>
      </w:r>
      <w:r w:rsidRPr="00C23FC6">
        <w:rPr>
          <w:rFonts w:ascii="Symbol" w:hAnsi="Symbol" w:cs="Times New Roman"/>
          <w:sz w:val="24"/>
          <w:szCs w:val="24"/>
        </w:rPr>
        <w:t></w:t>
      </w:r>
      <w:r w:rsidRPr="00C23FC6">
        <w:rPr>
          <w:rFonts w:ascii="Times New Roman" w:hAnsi="Times New Roman" w:cs="Times New Roman"/>
          <w:sz w:val="24"/>
          <w:szCs w:val="24"/>
        </w:rPr>
        <w:t>g/m</w:t>
      </w:r>
      <w:r w:rsidRPr="00C23FC6">
        <w:rPr>
          <w:rFonts w:ascii="Times New Roman" w:hAnsi="Times New Roman" w:cs="Times New Roman"/>
          <w:sz w:val="24"/>
          <w:szCs w:val="24"/>
          <w:vertAlign w:val="superscript"/>
        </w:rPr>
        <w:t>3</w:t>
      </w:r>
      <w:r w:rsidRPr="00C23FC6">
        <w:rPr>
          <w:rFonts w:ascii="Times New Roman" w:hAnsi="Times New Roman" w:cs="Times New Roman"/>
          <w:sz w:val="24"/>
          <w:szCs w:val="24"/>
        </w:rPr>
        <w:t xml:space="preserve">. However, this is an estimate valid for United States and Western Europe </w:t>
      </w:r>
      <w:r w:rsidRPr="00C23FC6">
        <w:rPr>
          <w:rFonts w:ascii="Times New Roman" w:hAnsi="Times New Roman" w:cs="Times New Roman"/>
          <w:sz w:val="24"/>
          <w:szCs w:val="24"/>
        </w:rPr>
        <w:fldChar w:fldCharType="begin"/>
      </w:r>
      <w:r w:rsidRPr="00C23FC6">
        <w:rPr>
          <w:rFonts w:ascii="Times New Roman" w:hAnsi="Times New Roman" w:cs="Times New Roman"/>
          <w:sz w:val="24"/>
          <w:szCs w:val="24"/>
        </w:rPr>
        <w:instrText xml:space="preserve"> ADDIN ZOTERO_ITEM CSL_CITATION {"citationID":"QojgJtUn","properties":{"formattedCitation":"(WHO, 2006)","plainCitation":"(WHO, 2006)"},"citationItems":[{"id":3954,"uris":["http://zotero.org/users/2173587/items/6EG723DE"],"uri":["http://zotero.org/users/2173587/items/6EG723DE"],"itemData":{"id":3954,"type":"article-journal","title":"WHO Air quality guidelines for particulate matter, ozone, nitrogen dioxide and sulfur dioxide. Global update 2005","container-title":"World Health Organization","URL":"http://apps.who.int/iris/bitstream/10665/69477/1/WHO_SDE_PHE_OEH_06.02_eng.pdf","author":[{"family":"WHO","given":""}],"issued":{"date-parts":[["2006"]]}}}],"schema":"https://github.com/citation-style-language/schema/raw/master/csl-citation.json"} </w:instrText>
      </w:r>
      <w:r w:rsidRPr="00C23FC6">
        <w:rPr>
          <w:rFonts w:ascii="Times New Roman" w:hAnsi="Times New Roman" w:cs="Times New Roman"/>
          <w:sz w:val="24"/>
          <w:szCs w:val="24"/>
        </w:rPr>
        <w:fldChar w:fldCharType="separate"/>
      </w:r>
      <w:r w:rsidRPr="00C23FC6">
        <w:rPr>
          <w:rFonts w:ascii="Times New Roman" w:hAnsi="Times New Roman" w:cs="Times New Roman"/>
          <w:sz w:val="24"/>
          <w:szCs w:val="24"/>
        </w:rPr>
        <w:t>(WHO, 2006)</w:t>
      </w:r>
      <w:r w:rsidRPr="00C23FC6">
        <w:rPr>
          <w:rFonts w:ascii="Times New Roman" w:hAnsi="Times New Roman" w:cs="Times New Roman"/>
          <w:sz w:val="24"/>
          <w:szCs w:val="24"/>
        </w:rPr>
        <w:fldChar w:fldCharType="end"/>
      </w:r>
      <w:r w:rsidRPr="00C23FC6">
        <w:rPr>
          <w:rFonts w:ascii="Times New Roman" w:hAnsi="Times New Roman" w:cs="Times New Roman"/>
          <w:sz w:val="24"/>
          <w:szCs w:val="24"/>
        </w:rPr>
        <w:t xml:space="preserve">. We do not have any evidence </w:t>
      </w:r>
      <w:proofErr w:type="gramStart"/>
      <w:r w:rsidRPr="00C23FC6">
        <w:rPr>
          <w:rFonts w:ascii="Times New Roman" w:hAnsi="Times New Roman" w:cs="Times New Roman"/>
          <w:sz w:val="24"/>
          <w:szCs w:val="24"/>
        </w:rPr>
        <w:t>these value</w:t>
      </w:r>
      <w:proofErr w:type="gramEnd"/>
      <w:r w:rsidRPr="00C23FC6">
        <w:rPr>
          <w:rFonts w:ascii="Times New Roman" w:hAnsi="Times New Roman" w:cs="Times New Roman"/>
          <w:sz w:val="24"/>
          <w:szCs w:val="24"/>
        </w:rPr>
        <w:t xml:space="preserve"> can be applied to other Countries.</w:t>
      </w:r>
    </w:p>
    <w:p w14:paraId="64F8FCD2" w14:textId="77777777" w:rsidR="00C23FC6" w:rsidRPr="00C23FC6" w:rsidRDefault="00C23FC6" w:rsidP="00C23FC6">
      <w:pPr>
        <w:autoSpaceDE w:val="0"/>
        <w:autoSpaceDN w:val="0"/>
        <w:adjustRightInd w:val="0"/>
        <w:spacing w:after="0"/>
        <w:ind w:firstLine="720"/>
        <w:rPr>
          <w:rFonts w:ascii="Times New Roman" w:hAnsi="Times New Roman" w:cs="Times New Roman"/>
          <w:sz w:val="24"/>
          <w:szCs w:val="24"/>
        </w:rPr>
      </w:pPr>
      <w:r w:rsidRPr="00C23FC6">
        <w:rPr>
          <w:rFonts w:ascii="Times New Roman" w:hAnsi="Times New Roman" w:cs="Times New Roman"/>
          <w:sz w:val="24"/>
          <w:szCs w:val="24"/>
        </w:rPr>
        <w:t>Epidemiological studies also showed evidence of the adverse effect of PM</w:t>
      </w:r>
      <w:r w:rsidRPr="00C23FC6">
        <w:rPr>
          <w:rFonts w:ascii="Times New Roman" w:hAnsi="Times New Roman" w:cs="Times New Roman"/>
          <w:sz w:val="24"/>
          <w:szCs w:val="24"/>
          <w:vertAlign w:val="subscript"/>
        </w:rPr>
        <w:t xml:space="preserve">2.5 </w:t>
      </w:r>
      <w:r w:rsidRPr="00C23FC6">
        <w:rPr>
          <w:rFonts w:ascii="Times New Roman" w:hAnsi="Times New Roman" w:cs="Times New Roman"/>
          <w:sz w:val="24"/>
          <w:szCs w:val="24"/>
        </w:rPr>
        <w:t>on both short-term and long-term exposure. Despite many epidemiological studies on the topic, a thresholds level of PM</w:t>
      </w:r>
      <w:r w:rsidRPr="00C23FC6">
        <w:rPr>
          <w:rFonts w:ascii="Times New Roman" w:hAnsi="Times New Roman" w:cs="Times New Roman"/>
          <w:sz w:val="24"/>
          <w:szCs w:val="24"/>
          <w:vertAlign w:val="subscript"/>
        </w:rPr>
        <w:t>2.5</w:t>
      </w:r>
      <w:r w:rsidRPr="00C23FC6">
        <w:rPr>
          <w:rFonts w:ascii="Times New Roman" w:hAnsi="Times New Roman" w:cs="Times New Roman"/>
          <w:sz w:val="24"/>
          <w:szCs w:val="24"/>
        </w:rPr>
        <w:t xml:space="preserve">concentration was not identified since it depends from the variability of the exposure and in the response in a given exposure. </w:t>
      </w:r>
    </w:p>
    <w:p w14:paraId="3F07F249" w14:textId="77777777" w:rsidR="00C23FC6" w:rsidRPr="00C23FC6" w:rsidRDefault="00C23FC6" w:rsidP="00C23FC6">
      <w:pPr>
        <w:autoSpaceDE w:val="0"/>
        <w:autoSpaceDN w:val="0"/>
        <w:adjustRightInd w:val="0"/>
        <w:spacing w:after="0"/>
        <w:ind w:firstLine="720"/>
        <w:rPr>
          <w:rFonts w:ascii="Times New Roman" w:hAnsi="Times New Roman" w:cs="Times New Roman"/>
          <w:sz w:val="24"/>
          <w:szCs w:val="24"/>
        </w:rPr>
      </w:pPr>
      <w:r w:rsidRPr="00C23FC6">
        <w:rPr>
          <w:rFonts w:ascii="Times New Roman" w:hAnsi="Times New Roman" w:cs="Times New Roman"/>
          <w:sz w:val="24"/>
          <w:szCs w:val="24"/>
        </w:rPr>
        <w:t xml:space="preserve">The </w:t>
      </w:r>
      <w:r w:rsidRPr="00B908F1">
        <w:rPr>
          <w:rFonts w:ascii="Times New Roman" w:hAnsi="Times New Roman" w:cs="Times New Roman"/>
          <w:b/>
          <w:sz w:val="24"/>
          <w:szCs w:val="24"/>
        </w:rPr>
        <w:t>World Health Organization</w:t>
      </w:r>
      <w:r w:rsidRPr="00C23FC6">
        <w:rPr>
          <w:rFonts w:ascii="Times New Roman" w:hAnsi="Times New Roman" w:cs="Times New Roman"/>
          <w:sz w:val="24"/>
          <w:szCs w:val="24"/>
        </w:rPr>
        <w:t xml:space="preserve"> suggested a guideline to perform a quantitative risk assessment to compare alternative control scenarios and to estimate the residual risk associated with a particular guideline value. As done by the United States Environmental Protection Agency and the European Commission, the United Arab Emirates are going to use this approach to set its quality standards for PM</w:t>
      </w:r>
      <w:r w:rsidRPr="00C23FC6">
        <w:rPr>
          <w:rFonts w:ascii="Times New Roman" w:hAnsi="Times New Roman" w:cs="Times New Roman"/>
          <w:sz w:val="24"/>
          <w:szCs w:val="24"/>
          <w:vertAlign w:val="subscript"/>
        </w:rPr>
        <w:t>2.5</w:t>
      </w:r>
      <w:r w:rsidRPr="00C23FC6">
        <w:rPr>
          <w:rFonts w:ascii="Times New Roman" w:hAnsi="Times New Roman" w:cs="Times New Roman"/>
          <w:sz w:val="24"/>
          <w:szCs w:val="24"/>
        </w:rPr>
        <w:t xml:space="preserve"> </w:t>
      </w:r>
      <w:r w:rsidRPr="00C23FC6">
        <w:rPr>
          <w:rFonts w:ascii="Times New Roman" w:hAnsi="Times New Roman" w:cs="Times New Roman"/>
          <w:sz w:val="24"/>
          <w:szCs w:val="24"/>
        </w:rPr>
        <w:fldChar w:fldCharType="begin"/>
      </w:r>
      <w:r w:rsidRPr="00C23FC6">
        <w:rPr>
          <w:rFonts w:ascii="Times New Roman" w:hAnsi="Times New Roman" w:cs="Times New Roman"/>
          <w:sz w:val="24"/>
          <w:szCs w:val="24"/>
        </w:rPr>
        <w:instrText xml:space="preserve"> ADDIN ZOTERO_ITEM CSL_CITATION {"citationID":"alAeSS9O","properties":{"formattedCitation":"(WHO, 2006)","plainCitation":"(WHO, 2006)"},"citationItems":[{"id":3954,"uris":["http://zotero.org/users/2173587/items/6EG723DE"],"uri":["http://zotero.org/users/2173587/items/6EG723DE"],"itemData":{"id":3954,"type":"article-journal","title":"WHO Air quality guidelines for particulate matter, ozone, nitrogen dioxide and sulfur dioxide. Global update 2005","container-title":"World Health Organization","URL":"http://apps.who.int/iris/bitstream/10665/69477/1/WHO_SDE_PHE_OEH_06.02_eng.pdf","author":[{"family":"WHO","given":""}],"issued":{"date-parts":[["2006"]]}}}],"schema":"https://github.com/citation-style-language/schema/raw/master/csl-citation.json"} </w:instrText>
      </w:r>
      <w:r w:rsidRPr="00C23FC6">
        <w:rPr>
          <w:rFonts w:ascii="Times New Roman" w:hAnsi="Times New Roman" w:cs="Times New Roman"/>
          <w:sz w:val="24"/>
          <w:szCs w:val="24"/>
        </w:rPr>
        <w:fldChar w:fldCharType="separate"/>
      </w:r>
      <w:r w:rsidRPr="00C23FC6">
        <w:rPr>
          <w:rFonts w:ascii="Times New Roman" w:hAnsi="Times New Roman" w:cs="Times New Roman"/>
          <w:sz w:val="24"/>
          <w:szCs w:val="24"/>
        </w:rPr>
        <w:t>(WHO, 2006)</w:t>
      </w:r>
      <w:r w:rsidRPr="00C23FC6">
        <w:rPr>
          <w:rFonts w:ascii="Times New Roman" w:hAnsi="Times New Roman" w:cs="Times New Roman"/>
          <w:sz w:val="24"/>
          <w:szCs w:val="24"/>
        </w:rPr>
        <w:fldChar w:fldCharType="end"/>
      </w:r>
      <w:r w:rsidRPr="00C23FC6">
        <w:rPr>
          <w:rFonts w:ascii="Times New Roman" w:hAnsi="Times New Roman" w:cs="Times New Roman"/>
          <w:sz w:val="24"/>
          <w:szCs w:val="24"/>
        </w:rPr>
        <w:t>.</w:t>
      </w:r>
    </w:p>
    <w:p w14:paraId="2EE6A6DF" w14:textId="77777777" w:rsidR="00C23FC6" w:rsidRPr="00C23FC6" w:rsidRDefault="00C23FC6" w:rsidP="00C23FC6">
      <w:pPr>
        <w:autoSpaceDE w:val="0"/>
        <w:autoSpaceDN w:val="0"/>
        <w:adjustRightInd w:val="0"/>
        <w:spacing w:after="0"/>
        <w:ind w:firstLine="720"/>
        <w:rPr>
          <w:rFonts w:ascii="Times New Roman" w:hAnsi="Times New Roman" w:cs="Times New Roman"/>
          <w:sz w:val="24"/>
          <w:szCs w:val="24"/>
        </w:rPr>
      </w:pPr>
      <w:r w:rsidRPr="00C23FC6">
        <w:rPr>
          <w:rFonts w:ascii="Times New Roman" w:hAnsi="Times New Roman" w:cs="Times New Roman"/>
          <w:sz w:val="24"/>
          <w:szCs w:val="24"/>
        </w:rPr>
        <w:t>As explained below, we have used the WHO guideline to set a long-term (annual mean) and short-term (24-hours) values for PM</w:t>
      </w:r>
      <w:r w:rsidRPr="00C23FC6">
        <w:rPr>
          <w:rFonts w:ascii="Times New Roman" w:hAnsi="Times New Roman" w:cs="Times New Roman"/>
          <w:sz w:val="24"/>
          <w:szCs w:val="24"/>
          <w:vertAlign w:val="subscript"/>
        </w:rPr>
        <w:t>2.5</w:t>
      </w:r>
      <w:r w:rsidRPr="00C23FC6">
        <w:rPr>
          <w:rFonts w:ascii="Times New Roman" w:hAnsi="Times New Roman" w:cs="Times New Roman"/>
          <w:sz w:val="24"/>
          <w:szCs w:val="24"/>
        </w:rPr>
        <w:t>concentrations (AQG). The guideline is also used to set interim target (IT) values reflecting the PM</w:t>
      </w:r>
      <w:r w:rsidRPr="00C23FC6">
        <w:rPr>
          <w:rFonts w:ascii="Times New Roman" w:hAnsi="Times New Roman" w:cs="Times New Roman"/>
          <w:sz w:val="24"/>
          <w:szCs w:val="24"/>
          <w:vertAlign w:val="subscript"/>
        </w:rPr>
        <w:t xml:space="preserve">2.5 </w:t>
      </w:r>
      <w:r w:rsidRPr="00C23FC6">
        <w:rPr>
          <w:rFonts w:ascii="Times New Roman" w:hAnsi="Times New Roman" w:cs="Times New Roman"/>
          <w:sz w:val="24"/>
          <w:szCs w:val="24"/>
        </w:rPr>
        <w:t>concentrations at which increase of hospital admissions responses (from respiratory disease) due to PM</w:t>
      </w:r>
      <w:r w:rsidRPr="00C23FC6">
        <w:rPr>
          <w:rFonts w:ascii="Times New Roman" w:hAnsi="Times New Roman" w:cs="Times New Roman"/>
          <w:sz w:val="24"/>
          <w:szCs w:val="24"/>
          <w:vertAlign w:val="subscript"/>
        </w:rPr>
        <w:t>2.5</w:t>
      </w:r>
      <w:r w:rsidRPr="00C23FC6">
        <w:rPr>
          <w:rFonts w:ascii="Times New Roman" w:hAnsi="Times New Roman" w:cs="Times New Roman"/>
          <w:sz w:val="24"/>
          <w:szCs w:val="24"/>
        </w:rPr>
        <w:t xml:space="preserve"> is expected based on the health analysis presented in this work. </w:t>
      </w:r>
    </w:p>
    <w:p w14:paraId="0DE65D54" w14:textId="2EDBD027" w:rsidR="00117776" w:rsidRDefault="00117776" w:rsidP="002664A7">
      <w:pPr>
        <w:rPr>
          <w:rFonts w:ascii="Arial" w:eastAsia="Times New Roman" w:hAnsi="Arial" w:cs="Times New Roman"/>
          <w:lang w:val="en-GB"/>
        </w:rPr>
      </w:pPr>
    </w:p>
    <w:p w14:paraId="41CD2F33" w14:textId="3ECBB49A" w:rsidR="00C23FC6" w:rsidRPr="00381075" w:rsidRDefault="00C23FC6" w:rsidP="002664A7">
      <w:pPr>
        <w:rPr>
          <w:rFonts w:ascii="Times New Roman" w:eastAsia="Times New Roman" w:hAnsi="Times New Roman" w:cs="Times New Roman"/>
          <w:lang w:val="en-GB"/>
        </w:rPr>
      </w:pPr>
    </w:p>
    <w:p w14:paraId="0A088736" w14:textId="48D6B136" w:rsidR="00C23FC6" w:rsidRPr="00381075" w:rsidRDefault="00C23FC6" w:rsidP="00A61A8B">
      <w:pPr>
        <w:pStyle w:val="Heading3"/>
        <w:numPr>
          <w:ilvl w:val="1"/>
          <w:numId w:val="3"/>
        </w:numPr>
        <w:rPr>
          <w:rFonts w:ascii="Times New Roman" w:hAnsi="Times New Roman" w:cs="Times New Roman"/>
          <w:sz w:val="28"/>
          <w:szCs w:val="28"/>
        </w:rPr>
      </w:pPr>
      <w:bookmarkStart w:id="6" w:name="_Toc487015430"/>
      <w:r w:rsidRPr="00381075">
        <w:rPr>
          <w:rFonts w:ascii="Times New Roman" w:hAnsi="Times New Roman" w:cs="Times New Roman"/>
          <w:sz w:val="28"/>
          <w:szCs w:val="28"/>
        </w:rPr>
        <w:t>Source contributions to PM</w:t>
      </w:r>
      <w:r w:rsidRPr="00381075">
        <w:rPr>
          <w:rFonts w:ascii="Times New Roman" w:hAnsi="Times New Roman" w:cs="Times New Roman"/>
          <w:sz w:val="28"/>
          <w:szCs w:val="28"/>
          <w:vertAlign w:val="subscript"/>
        </w:rPr>
        <w:t>2.5</w:t>
      </w:r>
      <w:r w:rsidR="00A10392">
        <w:rPr>
          <w:rFonts w:ascii="Times New Roman" w:hAnsi="Times New Roman" w:cs="Times New Roman"/>
          <w:sz w:val="28"/>
          <w:szCs w:val="28"/>
          <w:vertAlign w:val="subscript"/>
        </w:rPr>
        <w:t xml:space="preserve"> </w:t>
      </w:r>
      <w:r w:rsidR="00A10392" w:rsidRPr="00A10392">
        <w:rPr>
          <w:rFonts w:ascii="Times New Roman" w:hAnsi="Times New Roman" w:cs="Times New Roman"/>
          <w:sz w:val="28"/>
          <w:szCs w:val="28"/>
        </w:rPr>
        <w:t>in the UAE</w:t>
      </w:r>
      <w:bookmarkEnd w:id="6"/>
    </w:p>
    <w:p w14:paraId="00D179C6" w14:textId="3F63A389" w:rsidR="00C23FC6" w:rsidRPr="00C23FC6" w:rsidRDefault="00C23FC6" w:rsidP="00C23FC6">
      <w:pPr>
        <w:pStyle w:val="NoSpacing"/>
        <w:rPr>
          <w:rFonts w:ascii="Times New Roman" w:hAnsi="Times New Roman" w:cs="Times New Roman"/>
          <w:b/>
          <w:sz w:val="24"/>
          <w:szCs w:val="24"/>
        </w:rPr>
      </w:pPr>
    </w:p>
    <w:p w14:paraId="0EAADF03" w14:textId="65B04C88" w:rsidR="00C23FC6" w:rsidRPr="00C23FC6" w:rsidRDefault="00C23FC6" w:rsidP="00C23FC6">
      <w:pPr>
        <w:autoSpaceDE w:val="0"/>
        <w:autoSpaceDN w:val="0"/>
        <w:adjustRightInd w:val="0"/>
        <w:spacing w:after="0"/>
        <w:ind w:firstLine="720"/>
        <w:rPr>
          <w:rFonts w:ascii="Times New Roman" w:hAnsi="Times New Roman" w:cs="Times New Roman"/>
          <w:sz w:val="24"/>
          <w:szCs w:val="24"/>
        </w:rPr>
      </w:pPr>
      <w:r w:rsidRPr="00C23FC6">
        <w:rPr>
          <w:rFonts w:ascii="Times New Roman" w:hAnsi="Times New Roman" w:cs="Times New Roman"/>
          <w:sz w:val="24"/>
          <w:szCs w:val="24"/>
        </w:rPr>
        <w:t xml:space="preserve">A previous study about the chemical speciation of fine airborne particles in eight sites in the Emirate of Abu Dhabi estimated that about </w:t>
      </w:r>
      <w:r w:rsidRPr="00B557CB">
        <w:rPr>
          <w:rFonts w:ascii="Times New Roman" w:hAnsi="Times New Roman" w:cs="Times New Roman"/>
          <w:b/>
          <w:sz w:val="24"/>
          <w:szCs w:val="24"/>
        </w:rPr>
        <w:t>44% of PM</w:t>
      </w:r>
      <w:r w:rsidRPr="00B557CB">
        <w:rPr>
          <w:rFonts w:ascii="Times New Roman" w:hAnsi="Times New Roman" w:cs="Times New Roman"/>
          <w:b/>
          <w:sz w:val="24"/>
          <w:szCs w:val="24"/>
          <w:vertAlign w:val="subscript"/>
        </w:rPr>
        <w:t>2.5</w:t>
      </w:r>
      <w:r w:rsidRPr="00C23FC6">
        <w:rPr>
          <w:rFonts w:ascii="Times New Roman" w:hAnsi="Times New Roman" w:cs="Times New Roman"/>
          <w:sz w:val="24"/>
          <w:szCs w:val="24"/>
        </w:rPr>
        <w:t xml:space="preserve"> could be attributed to </w:t>
      </w:r>
      <w:r w:rsidRPr="00B557CB">
        <w:rPr>
          <w:rFonts w:ascii="Times New Roman" w:hAnsi="Times New Roman" w:cs="Times New Roman"/>
          <w:b/>
          <w:sz w:val="24"/>
          <w:szCs w:val="24"/>
        </w:rPr>
        <w:t>mineral dust</w:t>
      </w:r>
      <w:r w:rsidRPr="00C23FC6">
        <w:rPr>
          <w:rFonts w:ascii="Times New Roman" w:hAnsi="Times New Roman" w:cs="Times New Roman"/>
          <w:sz w:val="24"/>
          <w:szCs w:val="24"/>
        </w:rPr>
        <w:t>, that is almost half of the PM</w:t>
      </w:r>
      <w:r w:rsidRPr="00C23FC6">
        <w:rPr>
          <w:rFonts w:ascii="Times New Roman" w:hAnsi="Times New Roman" w:cs="Times New Roman"/>
          <w:sz w:val="24"/>
          <w:szCs w:val="24"/>
          <w:vertAlign w:val="subscript"/>
        </w:rPr>
        <w:t>2.5</w:t>
      </w:r>
      <w:r w:rsidRPr="00C23FC6">
        <w:rPr>
          <w:rFonts w:ascii="Times New Roman" w:hAnsi="Times New Roman" w:cs="Times New Roman"/>
          <w:sz w:val="24"/>
          <w:szCs w:val="24"/>
        </w:rPr>
        <w:t xml:space="preserve"> mass </w:t>
      </w:r>
      <w:r w:rsidRPr="00C23FC6">
        <w:rPr>
          <w:rFonts w:ascii="Times New Roman" w:hAnsi="Times New Roman" w:cs="Times New Roman"/>
          <w:sz w:val="24"/>
          <w:szCs w:val="24"/>
        </w:rPr>
        <w:fldChar w:fldCharType="begin"/>
      </w:r>
      <w:r w:rsidRPr="00C23FC6">
        <w:rPr>
          <w:rFonts w:ascii="Times New Roman" w:hAnsi="Times New Roman" w:cs="Times New Roman"/>
          <w:sz w:val="24"/>
          <w:szCs w:val="24"/>
        </w:rPr>
        <w:instrText xml:space="preserve"> ADDIN ZOTERO_ITEM CSL_CITATION {"citationID":"ELTyf8E4","properties":{"formattedCitation":"(Hak et al., 2011)","plainCitation":"(Hak et al., 2011)"},"citationItems":[{"id":4000,"uris":["http://zotero.org/users/2173587/items/RU65WDNN"],"uri":["http://zotero.org/users/2173587/items/RU65WDNN"],"itemData":{"id":4000,"type":"article-journal","title":"Chemical speciation of fine airborne particles in Abu Dhabi. Elements, inorganic ions and carbonaceous fractions at eight sites in Abu Dhabi. NILU OR 21/2011","container-title":"Kjeller, NILU","author":[{"family":"Hak","given":"C"},{"family":"López-Aparicio","given":"S"},{"family":"Sivertsen","given":"B"}],"issued":{"date-parts":[["2011"]]}}}],"schema":"https://github.com/citation-style-language/schema/raw/master/csl-citation.json"} </w:instrText>
      </w:r>
      <w:r w:rsidRPr="00C23FC6">
        <w:rPr>
          <w:rFonts w:ascii="Times New Roman" w:hAnsi="Times New Roman" w:cs="Times New Roman"/>
          <w:sz w:val="24"/>
          <w:szCs w:val="24"/>
        </w:rPr>
        <w:fldChar w:fldCharType="separate"/>
      </w:r>
      <w:r w:rsidRPr="00C23FC6">
        <w:rPr>
          <w:rFonts w:ascii="Times New Roman" w:hAnsi="Times New Roman" w:cs="Times New Roman"/>
          <w:sz w:val="24"/>
          <w:szCs w:val="24"/>
        </w:rPr>
        <w:t>(Hak et al., 2011)</w:t>
      </w:r>
      <w:r w:rsidRPr="00C23FC6">
        <w:rPr>
          <w:rFonts w:ascii="Times New Roman" w:hAnsi="Times New Roman" w:cs="Times New Roman"/>
          <w:sz w:val="24"/>
          <w:szCs w:val="24"/>
        </w:rPr>
        <w:fldChar w:fldCharType="end"/>
      </w:r>
      <w:r w:rsidRPr="00C23FC6">
        <w:rPr>
          <w:rFonts w:ascii="Times New Roman" w:hAnsi="Times New Roman" w:cs="Times New Roman"/>
          <w:sz w:val="24"/>
          <w:szCs w:val="24"/>
        </w:rPr>
        <w:t>. This estimation is close to the value of ~ 51% that the WHO estimated as fraction of natural sources (sand/dust and sea salt) attributed to PM</w:t>
      </w:r>
      <w:r w:rsidRPr="00C23FC6">
        <w:rPr>
          <w:rFonts w:ascii="Times New Roman" w:hAnsi="Times New Roman" w:cs="Times New Roman"/>
          <w:sz w:val="24"/>
          <w:szCs w:val="24"/>
          <w:vertAlign w:val="subscript"/>
        </w:rPr>
        <w:t>2.5</w:t>
      </w:r>
      <w:r w:rsidRPr="00C23FC6">
        <w:rPr>
          <w:rFonts w:ascii="Times New Roman" w:hAnsi="Times New Roman" w:cs="Times New Roman"/>
          <w:sz w:val="24"/>
          <w:szCs w:val="24"/>
        </w:rPr>
        <w:t xml:space="preserve"> concentrations in the Middle East </w:t>
      </w:r>
      <w:r w:rsidRPr="00C23FC6">
        <w:rPr>
          <w:rFonts w:ascii="Times New Roman" w:hAnsi="Times New Roman" w:cs="Times New Roman"/>
          <w:sz w:val="24"/>
          <w:szCs w:val="24"/>
        </w:rPr>
        <w:fldChar w:fldCharType="begin"/>
      </w:r>
      <w:r w:rsidR="00F9764F">
        <w:rPr>
          <w:rFonts w:ascii="Times New Roman" w:hAnsi="Times New Roman" w:cs="Times New Roman"/>
          <w:sz w:val="24"/>
          <w:szCs w:val="24"/>
        </w:rPr>
        <w:instrText xml:space="preserve"> ADDIN ZOTERO_ITEM CSL_CITATION {"citationID":"x4IcEJpZ","properties":{"formattedCitation":"(Karagulian et al., 2015)","plainCitation":"(Karagulian et al., 2015)"},"citationItems":[{"id":3728,"uris":["http://zotero.org/users/2173587/items/W5GGRGZC"],"uri":["http://zotero.org/users/2173587/items/W5GGRGZC"],"itemData":{"id":3728,"type":"article-journal","title":"Contributions to cities' ambient particulate matter (PM): A systematic review of local source contributions at global level","container-title":"Atmospheric Environment","page":"475-483","volume":"120","source":"ScienceDirect","abstract":"For reducing health impacts from air pollution, it is important to know the sources contributing to human exposure. This study systematically reviewed and analysed available source apportionment studies on particulate matter (of diameter of 10 and 2.5 microns, PM10 and PM2.5) performed in cities to estimate typical shares of the sources of pollution by country and by region. A database with city source apportionment records, estimated with the use of receptor models, was also developed and available at the website of the World Health Organization.\nSystematic Scopus and Google searches were performed to retrieve city studies of source apportionment for particulate matter. Six source categories were defined. Country and regional averages of source apportionment were estimated based on city population weighting.\nA total of 419 source apportionment records from studies conducted in cities of 51 countries were used to calculate regional averages of sources of ambient particulate matter. Based on the available information, globally 25% of urban ambient air pollution from PM2.5 is contributed by traffic, 15% by industrial activities, 20% by domestic fuel burning, 22% from unspecified sources of human origin, and 18% from natural dust and salt. The available source apportionment records exhibit, however, important heterogeneities in assessed source categories and incompleteness in certain countries/regions.\nTraffic is one important contributor to ambient PM in cities. To reduce air pollution in cities and the substantial disease burden it causes, solutions to sustainably reduce ambient PM from traffic, industrial activities and biomass burning should urgently be sought. However, further efforts are required to improve data availability and evaluation, and possibly to combine with other types of information in view of increasing usefulness for policy making.","DOI":"10.1016/j.atmosenv.2015.08.087","ISSN":"1352-2310","shortTitle":"Contributions to cities' ambient particulate matter (PM)","journalAbbreviation":"Atmospheric Environment","author":[{"family":"Karagulian","given":"Federico"},{"family":"Belis","given":"Claudio A."},{"family":"Dora","given":"Carlos Francisco C."},{"family":"Prüss-Ustün","given":"Annette M."},{"family":"Bonjour","given":"Sophie"},{"family":"Adair-Rohani","given":"Heather"},{"family":"Amann","given":"Markus"}],"issued":{"date-parts":[["2015",11]]}}}],"schema":"https://github.com/citation-style-language/schema/raw/master/csl-citation.json"} </w:instrText>
      </w:r>
      <w:r w:rsidRPr="00C23FC6">
        <w:rPr>
          <w:rFonts w:ascii="Times New Roman" w:hAnsi="Times New Roman" w:cs="Times New Roman"/>
          <w:sz w:val="24"/>
          <w:szCs w:val="24"/>
        </w:rPr>
        <w:fldChar w:fldCharType="separate"/>
      </w:r>
      <w:r w:rsidR="00F9764F" w:rsidRPr="00F9764F">
        <w:rPr>
          <w:rFonts w:ascii="Times New Roman" w:hAnsi="Times New Roman" w:cs="Times New Roman"/>
          <w:sz w:val="24"/>
        </w:rPr>
        <w:t>(Karagulian et al., 2015)</w:t>
      </w:r>
      <w:r w:rsidRPr="00C23FC6">
        <w:rPr>
          <w:rFonts w:ascii="Times New Roman" w:hAnsi="Times New Roman" w:cs="Times New Roman"/>
          <w:sz w:val="24"/>
          <w:szCs w:val="24"/>
        </w:rPr>
        <w:fldChar w:fldCharType="end"/>
      </w:r>
      <w:r w:rsidRPr="00C23FC6">
        <w:rPr>
          <w:rFonts w:ascii="Times New Roman" w:hAnsi="Times New Roman" w:cs="Times New Roman"/>
          <w:sz w:val="24"/>
          <w:szCs w:val="24"/>
        </w:rPr>
        <w:t>. Both the above studies reported that, apart from the direct natural contribution to the particulate matter concentration, natural materials were used in anthropogenic activities such as construction or cement production, where natural materials are commonly used as primary raw materials.</w:t>
      </w:r>
    </w:p>
    <w:p w14:paraId="4C3A2FB6" w14:textId="6C251FE5" w:rsidR="00C23FC6" w:rsidRPr="00C23FC6" w:rsidRDefault="00C23FC6" w:rsidP="00C23FC6">
      <w:pPr>
        <w:autoSpaceDE w:val="0"/>
        <w:autoSpaceDN w:val="0"/>
        <w:adjustRightInd w:val="0"/>
        <w:spacing w:after="0"/>
        <w:ind w:firstLine="720"/>
        <w:rPr>
          <w:rFonts w:ascii="Times New Roman" w:hAnsi="Times New Roman" w:cs="Times New Roman"/>
          <w:sz w:val="24"/>
          <w:szCs w:val="24"/>
        </w:rPr>
      </w:pPr>
      <w:r w:rsidRPr="00C23FC6">
        <w:rPr>
          <w:rFonts w:ascii="Times New Roman" w:hAnsi="Times New Roman" w:cs="Times New Roman"/>
          <w:sz w:val="24"/>
          <w:szCs w:val="24"/>
        </w:rPr>
        <w:t>Recent study published by NILU about source apportionment carried out over the site of Khalifa and Bida Zayed in Abu Dhabi from April to December 2012 showed that, natural sources contributed for only 25% to the PM</w:t>
      </w:r>
      <w:r w:rsidRPr="00C23FC6">
        <w:rPr>
          <w:rFonts w:ascii="Times New Roman" w:hAnsi="Times New Roman" w:cs="Times New Roman"/>
          <w:sz w:val="24"/>
          <w:szCs w:val="24"/>
          <w:vertAlign w:val="subscript"/>
        </w:rPr>
        <w:t>2.5</w:t>
      </w:r>
      <w:r w:rsidRPr="00C23FC6">
        <w:rPr>
          <w:rFonts w:ascii="Times New Roman" w:hAnsi="Times New Roman" w:cs="Times New Roman"/>
          <w:sz w:val="24"/>
          <w:szCs w:val="24"/>
        </w:rPr>
        <w:t xml:space="preserve"> concentrations. The major PM</w:t>
      </w:r>
      <w:r w:rsidRPr="00C23FC6">
        <w:rPr>
          <w:rFonts w:ascii="Times New Roman" w:hAnsi="Times New Roman" w:cs="Times New Roman"/>
          <w:sz w:val="24"/>
          <w:szCs w:val="24"/>
          <w:vertAlign w:val="subscript"/>
        </w:rPr>
        <w:t>2.5</w:t>
      </w:r>
      <w:r w:rsidRPr="00C23FC6">
        <w:rPr>
          <w:rFonts w:ascii="Times New Roman" w:hAnsi="Times New Roman" w:cs="Times New Roman"/>
          <w:sz w:val="24"/>
          <w:szCs w:val="24"/>
        </w:rPr>
        <w:t xml:space="preserve"> source contribution (~ 40%) </w:t>
      </w:r>
      <w:r w:rsidRPr="00C23FC6">
        <w:rPr>
          <w:rFonts w:ascii="Times New Roman" w:hAnsi="Times New Roman" w:cs="Times New Roman"/>
          <w:sz w:val="24"/>
          <w:szCs w:val="24"/>
        </w:rPr>
        <w:lastRenderedPageBreak/>
        <w:t>was identified as secondary inorganic source mainly composed of sulphate (SO</w:t>
      </w:r>
      <w:r w:rsidRPr="00C23FC6">
        <w:rPr>
          <w:rFonts w:ascii="Times New Roman" w:hAnsi="Times New Roman" w:cs="Times New Roman"/>
          <w:sz w:val="24"/>
          <w:szCs w:val="24"/>
          <w:vertAlign w:val="subscript"/>
        </w:rPr>
        <w:t>4</w:t>
      </w:r>
      <w:r w:rsidRPr="00C23FC6">
        <w:rPr>
          <w:rFonts w:ascii="Times New Roman" w:hAnsi="Times New Roman" w:cs="Times New Roman"/>
          <w:sz w:val="24"/>
          <w:szCs w:val="24"/>
        </w:rPr>
        <w:t xml:space="preserve">) </w:t>
      </w:r>
      <w:r w:rsidRPr="00C23FC6">
        <w:rPr>
          <w:rFonts w:ascii="Times New Roman" w:hAnsi="Times New Roman" w:cs="Times New Roman"/>
          <w:sz w:val="24"/>
          <w:szCs w:val="24"/>
        </w:rPr>
        <w:fldChar w:fldCharType="begin"/>
      </w:r>
      <w:r w:rsidRPr="00C23FC6">
        <w:rPr>
          <w:rFonts w:ascii="Times New Roman" w:hAnsi="Times New Roman" w:cs="Times New Roman"/>
          <w:sz w:val="24"/>
          <w:szCs w:val="24"/>
        </w:rPr>
        <w:instrText xml:space="preserve"> ADDIN ZOTERO_ITEM CSL_CITATION {"citationID":"WVtJyvtT","properties":{"formattedCitation":"(NILU, 2012)","plainCitation":"(NILU, 2012)"},"citationItems":[{"id":4001,"uris":["http://zotero.org/users/2173587/items/8CJN7XBZ"],"uri":["http://zotero.org/users/2173587/items/8CJN7XBZ"],"itemData":{"id":4001,"type":"article-journal","title":"Chemical Speciation of Fine Airborne Particles in Abu Dhabi: Source Apportionment","author":[{"family":"NILU","given":""}],"issued":{"date-parts":[["2012"]]}}}],"schema":"https://github.com/citation-style-language/schema/raw/master/csl-citation.json"} </w:instrText>
      </w:r>
      <w:r w:rsidRPr="00C23FC6">
        <w:rPr>
          <w:rFonts w:ascii="Times New Roman" w:hAnsi="Times New Roman" w:cs="Times New Roman"/>
          <w:sz w:val="24"/>
          <w:szCs w:val="24"/>
        </w:rPr>
        <w:fldChar w:fldCharType="separate"/>
      </w:r>
      <w:r w:rsidRPr="00C23FC6">
        <w:rPr>
          <w:rFonts w:ascii="Times New Roman" w:hAnsi="Times New Roman" w:cs="Times New Roman"/>
          <w:sz w:val="24"/>
          <w:szCs w:val="24"/>
        </w:rPr>
        <w:t>(NILU, 2012)</w:t>
      </w:r>
      <w:r w:rsidRPr="00C23FC6">
        <w:rPr>
          <w:rFonts w:ascii="Times New Roman" w:hAnsi="Times New Roman" w:cs="Times New Roman"/>
          <w:sz w:val="24"/>
          <w:szCs w:val="24"/>
        </w:rPr>
        <w:fldChar w:fldCharType="end"/>
      </w:r>
      <w:r w:rsidRPr="00C23FC6">
        <w:rPr>
          <w:rFonts w:ascii="Times New Roman" w:hAnsi="Times New Roman" w:cs="Times New Roman"/>
          <w:sz w:val="24"/>
          <w:szCs w:val="24"/>
        </w:rPr>
        <w:t>. That study indicated shipping and oil production activities as SO</w:t>
      </w:r>
      <w:r w:rsidRPr="00C23FC6">
        <w:rPr>
          <w:rFonts w:ascii="Times New Roman" w:hAnsi="Times New Roman" w:cs="Times New Roman"/>
          <w:sz w:val="24"/>
          <w:szCs w:val="24"/>
          <w:vertAlign w:val="subscript"/>
        </w:rPr>
        <w:t>2</w:t>
      </w:r>
      <w:r w:rsidRPr="00C23FC6">
        <w:rPr>
          <w:rFonts w:ascii="Times New Roman" w:hAnsi="Times New Roman" w:cs="Times New Roman"/>
          <w:sz w:val="24"/>
          <w:szCs w:val="24"/>
        </w:rPr>
        <w:t xml:space="preserve"> emission sources responsible for the formation of sulphate in the Region of the Arabian Sea. This is in contradiction with previous work reporting dust as dominant PM</w:t>
      </w:r>
      <w:r w:rsidRPr="00C23FC6">
        <w:rPr>
          <w:rFonts w:ascii="Times New Roman" w:hAnsi="Times New Roman" w:cs="Times New Roman"/>
          <w:sz w:val="24"/>
          <w:szCs w:val="24"/>
          <w:vertAlign w:val="subscript"/>
        </w:rPr>
        <w:t>2.5</w:t>
      </w:r>
      <w:r w:rsidRPr="00C23FC6">
        <w:rPr>
          <w:rFonts w:ascii="Times New Roman" w:hAnsi="Times New Roman" w:cs="Times New Roman"/>
          <w:sz w:val="24"/>
          <w:szCs w:val="24"/>
        </w:rPr>
        <w:t xml:space="preserve"> source in the Abu Dhabi </w:t>
      </w:r>
      <w:r w:rsidRPr="00C23FC6">
        <w:rPr>
          <w:rFonts w:ascii="Times New Roman" w:hAnsi="Times New Roman" w:cs="Times New Roman"/>
          <w:sz w:val="24"/>
          <w:szCs w:val="24"/>
        </w:rPr>
        <w:fldChar w:fldCharType="begin"/>
      </w:r>
      <w:r w:rsidRPr="00C23FC6">
        <w:rPr>
          <w:rFonts w:ascii="Times New Roman" w:hAnsi="Times New Roman" w:cs="Times New Roman"/>
          <w:sz w:val="24"/>
          <w:szCs w:val="24"/>
        </w:rPr>
        <w:instrText xml:space="preserve"> ADDIN ZOTERO_ITEM CSL_CITATION {"citationID":"C5iROAQK","properties":{"formattedCitation":"(Hak et al., 2011)","plainCitation":"(Hak et al., 2011)"},"citationItems":[{"id":4000,"uris":["http://zotero.org/users/2173587/items/RU65WDNN"],"uri":["http://zotero.org/users/2173587/items/RU65WDNN"],"itemData":{"id":4000,"type":"article-journal","title":"Chemical speciation of fine airborne particles in Abu Dhabi. Elements, inorganic ions and carbonaceous fractions at eight sites in Abu Dhabi. NILU OR 21/2011","container-title":"Kjeller, NILU","author":[{"family":"Hak","given":"C"},{"family":"López-Aparicio","given":"S"},{"family":"Sivertsen","given":"B"}],"issued":{"date-parts":[["2011"]]}}}],"schema":"https://github.com/citation-style-language/schema/raw/master/csl-citation.json"} </w:instrText>
      </w:r>
      <w:r w:rsidRPr="00C23FC6">
        <w:rPr>
          <w:rFonts w:ascii="Times New Roman" w:hAnsi="Times New Roman" w:cs="Times New Roman"/>
          <w:sz w:val="24"/>
          <w:szCs w:val="24"/>
        </w:rPr>
        <w:fldChar w:fldCharType="separate"/>
      </w:r>
      <w:r w:rsidRPr="00C23FC6">
        <w:rPr>
          <w:rFonts w:ascii="Times New Roman" w:hAnsi="Times New Roman" w:cs="Times New Roman"/>
          <w:sz w:val="24"/>
          <w:szCs w:val="24"/>
        </w:rPr>
        <w:t>(Hak et al., 2011)</w:t>
      </w:r>
      <w:r w:rsidRPr="00C23FC6">
        <w:rPr>
          <w:rFonts w:ascii="Times New Roman" w:hAnsi="Times New Roman" w:cs="Times New Roman"/>
          <w:sz w:val="24"/>
          <w:szCs w:val="24"/>
        </w:rPr>
        <w:fldChar w:fldCharType="end"/>
      </w:r>
      <w:r w:rsidRPr="00C23FC6">
        <w:rPr>
          <w:rFonts w:ascii="Times New Roman" w:hAnsi="Times New Roman" w:cs="Times New Roman"/>
          <w:sz w:val="24"/>
          <w:szCs w:val="24"/>
        </w:rPr>
        <w:t xml:space="preserve"> and in the Middle East region </w:t>
      </w:r>
      <w:r w:rsidRPr="00C23FC6">
        <w:rPr>
          <w:rFonts w:ascii="Times New Roman" w:hAnsi="Times New Roman" w:cs="Times New Roman"/>
          <w:sz w:val="24"/>
          <w:szCs w:val="24"/>
        </w:rPr>
        <w:fldChar w:fldCharType="begin"/>
      </w:r>
      <w:r w:rsidR="00F9764F">
        <w:rPr>
          <w:rFonts w:ascii="Times New Roman" w:hAnsi="Times New Roman" w:cs="Times New Roman"/>
          <w:sz w:val="24"/>
          <w:szCs w:val="24"/>
        </w:rPr>
        <w:instrText xml:space="preserve"> ADDIN ZOTERO_ITEM CSL_CITATION {"citationID":"irBtlwU8","properties":{"formattedCitation":"(Karagulian et al., 2015)","plainCitation":"(Karagulian et al., 2015)"},"citationItems":[{"id":3728,"uris":["http://zotero.org/users/2173587/items/W5GGRGZC"],"uri":["http://zotero.org/users/2173587/items/W5GGRGZC"],"itemData":{"id":3728,"type":"article-journal","title":"Contributions to cities' ambient particulate matter (PM): A systematic review of local source contributions at global level","container-title":"Atmospheric Environment","page":"475-483","volume":"120","source":"ScienceDirect","abstract":"For reducing health impacts from air pollution, it is important to know the sources contributing to human exposure. This study systematically reviewed and analysed available source apportionment studies on particulate matter (of diameter of 10 and 2.5 microns, PM10 and PM2.5) performed in cities to estimate typical shares of the sources of pollution by country and by region. A database with city source apportionment records, estimated with the use of receptor models, was also developed and available at the website of the World Health Organization.\nSystematic Scopus and Google searches were performed to retrieve city studies of source apportionment for particulate matter. Six source categories were defined. Country and regional averages of source apportionment were estimated based on city population weighting.\nA total of 419 source apportionment records from studies conducted in cities of 51 countries were used to calculate regional averages of sources of ambient particulate matter. Based on the available information, globally 25% of urban ambient air pollution from PM2.5 is contributed by traffic, 15% by industrial activities, 20% by domestic fuel burning, 22% from unspecified sources of human origin, and 18% from natural dust and salt. The available source apportionment records exhibit, however, important heterogeneities in assessed source categories and incompleteness in certain countries/regions.\nTraffic is one important contributor to ambient PM in cities. To reduce air pollution in cities and the substantial disease burden it causes, solutions to sustainably reduce ambient PM from traffic, industrial activities and biomass burning should urgently be sought. However, further efforts are required to improve data availability and evaluation, and possibly to combine with other types of information in view of increasing usefulness for policy making.","DOI":"10.1016/j.atmosenv.2015.08.087","ISSN":"1352-2310","shortTitle":"Contributions to cities' ambient particulate matter (PM)","journalAbbreviation":"Atmospheric Environment","author":[{"family":"Karagulian","given":"Federico"},{"family":"Belis","given":"Claudio A."},{"family":"Dora","given":"Carlos Francisco C."},{"family":"Prüss-Ustün","given":"Annette M."},{"family":"Bonjour","given":"Sophie"},{"family":"Adair-Rohani","given":"Heather"},{"family":"Amann","given":"Markus"}],"issued":{"date-parts":[["2015",11]]}}}],"schema":"https://github.com/citation-style-language/schema/raw/master/csl-citation.json"} </w:instrText>
      </w:r>
      <w:r w:rsidRPr="00C23FC6">
        <w:rPr>
          <w:rFonts w:ascii="Times New Roman" w:hAnsi="Times New Roman" w:cs="Times New Roman"/>
          <w:sz w:val="24"/>
          <w:szCs w:val="24"/>
        </w:rPr>
        <w:fldChar w:fldCharType="separate"/>
      </w:r>
      <w:r w:rsidR="00F9764F" w:rsidRPr="00F9764F">
        <w:rPr>
          <w:rFonts w:ascii="Times New Roman" w:hAnsi="Times New Roman" w:cs="Times New Roman"/>
          <w:sz w:val="24"/>
        </w:rPr>
        <w:t>(Karagulian et al., 2015)</w:t>
      </w:r>
      <w:r w:rsidRPr="00C23FC6">
        <w:rPr>
          <w:rFonts w:ascii="Times New Roman" w:hAnsi="Times New Roman" w:cs="Times New Roman"/>
          <w:sz w:val="24"/>
          <w:szCs w:val="24"/>
        </w:rPr>
        <w:fldChar w:fldCharType="end"/>
      </w:r>
      <w:r w:rsidRPr="00C23FC6">
        <w:rPr>
          <w:rFonts w:ascii="Times New Roman" w:hAnsi="Times New Roman" w:cs="Times New Roman"/>
          <w:sz w:val="24"/>
          <w:szCs w:val="24"/>
        </w:rPr>
        <w:t>. The NILU study pointed out that long-range transport of these sources from the Arabian Sea was favorite by the synoptic conditions present in the Region. Additionally, the same study reported that, more than 61% and 88% of the daily PM</w:t>
      </w:r>
      <w:r w:rsidRPr="00C23FC6">
        <w:rPr>
          <w:rFonts w:ascii="Times New Roman" w:hAnsi="Times New Roman" w:cs="Times New Roman"/>
          <w:sz w:val="24"/>
          <w:szCs w:val="24"/>
          <w:vertAlign w:val="subscript"/>
        </w:rPr>
        <w:t>2.5</w:t>
      </w:r>
      <w:r w:rsidRPr="00C23FC6">
        <w:rPr>
          <w:rFonts w:ascii="Times New Roman" w:hAnsi="Times New Roman" w:cs="Times New Roman"/>
          <w:sz w:val="24"/>
          <w:szCs w:val="24"/>
        </w:rPr>
        <w:t xml:space="preserve"> concentration measured at the sites of Khalifa and Bida Zayed in Abu Dhabi was exceeding the EPA limit value of 35 </w:t>
      </w:r>
      <w:r w:rsidRPr="00C23FC6">
        <w:rPr>
          <w:rFonts w:ascii="Symbol" w:hAnsi="Symbol" w:cs="Times New Roman"/>
          <w:sz w:val="24"/>
          <w:szCs w:val="24"/>
        </w:rPr>
        <w:t></w:t>
      </w:r>
      <w:r w:rsidRPr="00C23FC6">
        <w:rPr>
          <w:rFonts w:ascii="Times New Roman" w:hAnsi="Times New Roman" w:cs="Times New Roman"/>
          <w:sz w:val="24"/>
          <w:szCs w:val="24"/>
        </w:rPr>
        <w:t>g/m</w:t>
      </w:r>
      <w:r w:rsidRPr="00C23FC6">
        <w:rPr>
          <w:rFonts w:ascii="Times New Roman" w:hAnsi="Times New Roman" w:cs="Times New Roman"/>
          <w:sz w:val="24"/>
          <w:szCs w:val="24"/>
          <w:vertAlign w:val="superscript"/>
        </w:rPr>
        <w:t>3</w:t>
      </w:r>
      <w:r w:rsidRPr="00C23FC6">
        <w:rPr>
          <w:rFonts w:ascii="Times New Roman" w:hAnsi="Times New Roman" w:cs="Times New Roman"/>
          <w:sz w:val="24"/>
          <w:szCs w:val="24"/>
        </w:rPr>
        <w:t>. On the other hand, 63% and 24% of the daily PM</w:t>
      </w:r>
      <w:r w:rsidRPr="00C23FC6">
        <w:rPr>
          <w:rFonts w:ascii="Times New Roman" w:hAnsi="Times New Roman" w:cs="Times New Roman"/>
          <w:sz w:val="24"/>
          <w:szCs w:val="24"/>
          <w:vertAlign w:val="subscript"/>
        </w:rPr>
        <w:t>10</w:t>
      </w:r>
      <w:r w:rsidRPr="00C23FC6">
        <w:rPr>
          <w:rFonts w:ascii="Times New Roman" w:hAnsi="Times New Roman" w:cs="Times New Roman"/>
          <w:sz w:val="24"/>
          <w:szCs w:val="24"/>
        </w:rPr>
        <w:t xml:space="preserve"> concentration measured in those two sites was exceeding the EPA limit value of 150 </w:t>
      </w:r>
      <w:r w:rsidRPr="00C23FC6">
        <w:rPr>
          <w:rFonts w:ascii="Symbol" w:hAnsi="Symbol" w:cs="Times New Roman"/>
          <w:sz w:val="24"/>
          <w:szCs w:val="24"/>
        </w:rPr>
        <w:t></w:t>
      </w:r>
      <w:r w:rsidRPr="00C23FC6">
        <w:rPr>
          <w:rFonts w:ascii="Times New Roman" w:hAnsi="Times New Roman" w:cs="Times New Roman"/>
          <w:sz w:val="24"/>
          <w:szCs w:val="24"/>
        </w:rPr>
        <w:t>g/m</w:t>
      </w:r>
      <w:r w:rsidRPr="00C23FC6">
        <w:rPr>
          <w:rFonts w:ascii="Times New Roman" w:hAnsi="Times New Roman" w:cs="Times New Roman"/>
          <w:sz w:val="24"/>
          <w:szCs w:val="24"/>
          <w:vertAlign w:val="superscript"/>
        </w:rPr>
        <w:t>3</w:t>
      </w:r>
      <w:r w:rsidRPr="00C23FC6">
        <w:rPr>
          <w:rFonts w:ascii="Times New Roman" w:hAnsi="Times New Roman" w:cs="Times New Roman"/>
          <w:sz w:val="24"/>
          <w:szCs w:val="24"/>
        </w:rPr>
        <w:t xml:space="preserve">. </w:t>
      </w:r>
      <w:r w:rsidR="00B557CB">
        <w:rPr>
          <w:rFonts w:ascii="Times New Roman" w:hAnsi="Times New Roman" w:cs="Times New Roman"/>
          <w:sz w:val="24"/>
          <w:szCs w:val="24"/>
        </w:rPr>
        <w:t>It is evident that these</w:t>
      </w:r>
      <w:r w:rsidRPr="00C23FC6">
        <w:rPr>
          <w:rFonts w:ascii="Times New Roman" w:hAnsi="Times New Roman" w:cs="Times New Roman"/>
          <w:sz w:val="24"/>
          <w:szCs w:val="24"/>
        </w:rPr>
        <w:t xml:space="preserve"> exceedances could not be attributed to sulphate only.</w:t>
      </w:r>
    </w:p>
    <w:p w14:paraId="6F4526BE" w14:textId="413698AB" w:rsidR="00C23FC6" w:rsidRPr="00C23FC6" w:rsidRDefault="00C23FC6" w:rsidP="00C23FC6">
      <w:pPr>
        <w:autoSpaceDE w:val="0"/>
        <w:autoSpaceDN w:val="0"/>
        <w:adjustRightInd w:val="0"/>
        <w:spacing w:after="0"/>
        <w:ind w:firstLine="720"/>
        <w:rPr>
          <w:rFonts w:ascii="Times New Roman" w:hAnsi="Times New Roman" w:cs="Times New Roman"/>
          <w:sz w:val="24"/>
          <w:szCs w:val="24"/>
        </w:rPr>
      </w:pPr>
      <w:r w:rsidRPr="00C23FC6">
        <w:rPr>
          <w:rFonts w:ascii="Times New Roman" w:hAnsi="Times New Roman" w:cs="Times New Roman"/>
          <w:sz w:val="24"/>
          <w:szCs w:val="24"/>
        </w:rPr>
        <w:t>However, the high percentage of sulphate in the PM</w:t>
      </w:r>
      <w:r w:rsidRPr="00C23FC6">
        <w:rPr>
          <w:rFonts w:ascii="Times New Roman" w:hAnsi="Times New Roman" w:cs="Times New Roman"/>
          <w:sz w:val="24"/>
          <w:szCs w:val="24"/>
          <w:vertAlign w:val="subscript"/>
        </w:rPr>
        <w:t>2.5</w:t>
      </w:r>
      <w:r w:rsidRPr="00C23FC6">
        <w:rPr>
          <w:rFonts w:ascii="Times New Roman" w:hAnsi="Times New Roman" w:cs="Times New Roman"/>
          <w:sz w:val="24"/>
          <w:szCs w:val="24"/>
        </w:rPr>
        <w:t xml:space="preserve"> compositions as reported in the NILU study, was attributed both to anthropogenic and crustal sources. In addition, laboratory analysis showed large uncertainty in the sulphate content estimation. The above points are evid</w:t>
      </w:r>
      <w:r w:rsidR="00B557CB">
        <w:rPr>
          <w:rFonts w:ascii="Times New Roman" w:hAnsi="Times New Roman" w:cs="Times New Roman"/>
          <w:sz w:val="24"/>
          <w:szCs w:val="24"/>
        </w:rPr>
        <w:t>ently a source of large uncertainty</w:t>
      </w:r>
      <w:r w:rsidRPr="00C23FC6">
        <w:rPr>
          <w:rFonts w:ascii="Times New Roman" w:hAnsi="Times New Roman" w:cs="Times New Roman"/>
          <w:sz w:val="24"/>
          <w:szCs w:val="24"/>
        </w:rPr>
        <w:t xml:space="preserve"> when performing source apportionment analysis that should be carried out according to well defined protocols </w:t>
      </w:r>
      <w:r w:rsidRPr="00C23FC6">
        <w:rPr>
          <w:rFonts w:ascii="Times New Roman" w:hAnsi="Times New Roman" w:cs="Times New Roman"/>
          <w:sz w:val="24"/>
          <w:szCs w:val="24"/>
        </w:rPr>
        <w:fldChar w:fldCharType="begin"/>
      </w:r>
      <w:r w:rsidRPr="00C23FC6">
        <w:rPr>
          <w:rFonts w:ascii="Times New Roman" w:hAnsi="Times New Roman" w:cs="Times New Roman"/>
          <w:sz w:val="24"/>
          <w:szCs w:val="24"/>
        </w:rPr>
        <w:instrText xml:space="preserve"> ADDIN ZOTERO_ITEM CSL_CITATION {"citationID":"DjjkzQ65","properties":{"formattedCitation":"(Belis et al., 2014)","plainCitation":"(Belis et al., 2014)"},"citationItems":[{"id":223,"uris":["http://zotero.org/users/2173587/items/6JWPSKM2"],"uri":["http://zotero.org/users/2173587/items/6JWPSKM2"],"itemData":{"id":223,"type":"report","title":"European Guide on Air Pollution Source Apportionment with Receptor Models","publisher-place":"European Commission, Joint Research Centre, Institute for Environment and Sustainability, JRC-Reference Reports, Luxembourg","event-place":"European Commission, Joint Research Centre, Institute for Environment and Sustainability, JRC-Reference Reports, Luxembourg","shortTitle":"European Guide on Air Pollution Source Apportionment with Receptor Models","author":[{"family":"Belis","given":"C."},{"family":"Bo","given":"L."},{"family":"Amato","given":"F."},{"family":"Haddad","given":"I."},{"family":"Favez","given":"O."},{"family":"Harrison","given":"R. M."},{"family":"Hopke","given":"P."},{"family":"Nava","given":"S."},{"family":"Paatero","given":"P."},{"family":"Prevot","given":"A. S."},{"family":"Quass","given":"U."},{"family":"Vecchi","given":"R."},{"family":"Viana","given":"M."}],"issued":{"date-parts":[["2014"]]}}}],"schema":"https://github.com/citation-style-language/schema/raw/master/csl-citation.json"} </w:instrText>
      </w:r>
      <w:r w:rsidRPr="00C23FC6">
        <w:rPr>
          <w:rFonts w:ascii="Times New Roman" w:hAnsi="Times New Roman" w:cs="Times New Roman"/>
          <w:sz w:val="24"/>
          <w:szCs w:val="24"/>
        </w:rPr>
        <w:fldChar w:fldCharType="separate"/>
      </w:r>
      <w:r w:rsidRPr="00C23FC6">
        <w:rPr>
          <w:rFonts w:ascii="Times New Roman" w:hAnsi="Times New Roman" w:cs="Times New Roman"/>
          <w:sz w:val="24"/>
          <w:szCs w:val="24"/>
        </w:rPr>
        <w:t>(Belis et al., 2014)</w:t>
      </w:r>
      <w:r w:rsidRPr="00C23FC6">
        <w:rPr>
          <w:rFonts w:ascii="Times New Roman" w:hAnsi="Times New Roman" w:cs="Times New Roman"/>
          <w:sz w:val="24"/>
          <w:szCs w:val="24"/>
        </w:rPr>
        <w:fldChar w:fldCharType="end"/>
      </w:r>
      <w:r w:rsidRPr="00C23FC6">
        <w:rPr>
          <w:rFonts w:ascii="Times New Roman" w:hAnsi="Times New Roman" w:cs="Times New Roman"/>
          <w:sz w:val="24"/>
          <w:szCs w:val="24"/>
        </w:rPr>
        <w:t xml:space="preserve">. The anthropogenic fraction (in concentrations) of sulphate should be estimated separately from the mineral fraction to allow correct estimation of the effective sulphate mass to be used in source apportionment study. In addition, the source apportionment analysis in the NILU study has omitted to include Silica as key element to quantify the crustal/source factor. </w:t>
      </w:r>
    </w:p>
    <w:p w14:paraId="4AEC27C1" w14:textId="524C6199" w:rsidR="00C23FC6" w:rsidRPr="00C23FC6" w:rsidRDefault="00C23FC6" w:rsidP="00C23FC6">
      <w:pPr>
        <w:autoSpaceDE w:val="0"/>
        <w:autoSpaceDN w:val="0"/>
        <w:adjustRightInd w:val="0"/>
        <w:spacing w:after="0"/>
        <w:ind w:firstLine="720"/>
        <w:rPr>
          <w:rFonts w:ascii="Times New Roman" w:hAnsi="Times New Roman" w:cs="Times New Roman"/>
          <w:sz w:val="24"/>
          <w:szCs w:val="24"/>
        </w:rPr>
      </w:pPr>
      <w:r w:rsidRPr="00C23FC6">
        <w:rPr>
          <w:rFonts w:ascii="Times New Roman" w:hAnsi="Times New Roman" w:cs="Times New Roman"/>
          <w:sz w:val="24"/>
          <w:szCs w:val="24"/>
        </w:rPr>
        <w:t xml:space="preserve">  </w:t>
      </w:r>
      <w:r w:rsidR="00B557CB">
        <w:rPr>
          <w:rFonts w:ascii="Times New Roman" w:hAnsi="Times New Roman" w:cs="Times New Roman"/>
          <w:sz w:val="24"/>
          <w:szCs w:val="24"/>
        </w:rPr>
        <w:t>We understand that t</w:t>
      </w:r>
      <w:r w:rsidRPr="00C23FC6">
        <w:rPr>
          <w:rFonts w:ascii="Times New Roman" w:hAnsi="Times New Roman" w:cs="Times New Roman"/>
          <w:sz w:val="24"/>
          <w:szCs w:val="24"/>
        </w:rPr>
        <w:t xml:space="preserve">he above issue is not an easy task to address. However, more extensive work on the estimation of anthropogenic sulphate content should be performed at National level and over a </w:t>
      </w:r>
      <w:proofErr w:type="gramStart"/>
      <w:r w:rsidRPr="00C23FC6">
        <w:rPr>
          <w:rFonts w:ascii="Times New Roman" w:hAnsi="Times New Roman" w:cs="Times New Roman"/>
          <w:sz w:val="24"/>
          <w:szCs w:val="24"/>
        </w:rPr>
        <w:t>long time</w:t>
      </w:r>
      <w:proofErr w:type="gramEnd"/>
      <w:r w:rsidRPr="00C23FC6">
        <w:rPr>
          <w:rFonts w:ascii="Times New Roman" w:hAnsi="Times New Roman" w:cs="Times New Roman"/>
          <w:sz w:val="24"/>
          <w:szCs w:val="24"/>
        </w:rPr>
        <w:t xml:space="preserve"> scale before coming to misleading conclusions.</w:t>
      </w:r>
    </w:p>
    <w:p w14:paraId="49F60990" w14:textId="3F1C61AB" w:rsidR="00C23FC6" w:rsidRDefault="00C23FC6" w:rsidP="00C23FC6">
      <w:pPr>
        <w:pStyle w:val="NoSpacing"/>
        <w:rPr>
          <w:rFonts w:ascii="Times New Roman" w:hAnsi="Times New Roman" w:cs="Times New Roman"/>
          <w:b/>
          <w:sz w:val="24"/>
          <w:szCs w:val="24"/>
          <w:vertAlign w:val="subscript"/>
        </w:rPr>
      </w:pPr>
    </w:p>
    <w:p w14:paraId="24170373" w14:textId="4F986CF6" w:rsidR="00C23FC6" w:rsidRDefault="00C23FC6" w:rsidP="00C23FC6">
      <w:pPr>
        <w:pStyle w:val="NoSpacing"/>
        <w:rPr>
          <w:rFonts w:ascii="Times New Roman" w:hAnsi="Times New Roman" w:cs="Times New Roman"/>
          <w:b/>
          <w:sz w:val="24"/>
          <w:szCs w:val="24"/>
          <w:vertAlign w:val="subscript"/>
        </w:rPr>
      </w:pPr>
    </w:p>
    <w:p w14:paraId="718DCFEE" w14:textId="2434BC02" w:rsidR="00C23FC6" w:rsidRPr="00381075" w:rsidRDefault="00C23FC6" w:rsidP="00155575">
      <w:pPr>
        <w:pStyle w:val="Heading2"/>
        <w:numPr>
          <w:ilvl w:val="0"/>
          <w:numId w:val="10"/>
        </w:numPr>
        <w:rPr>
          <w:i w:val="0"/>
          <w:color w:val="0070C0"/>
        </w:rPr>
      </w:pPr>
      <w:bookmarkStart w:id="7" w:name="_Toc487015431"/>
      <w:r w:rsidRPr="00381075">
        <w:rPr>
          <w:i w:val="0"/>
          <w:color w:val="0070C0"/>
        </w:rPr>
        <w:t>Health Data</w:t>
      </w:r>
      <w:bookmarkEnd w:id="7"/>
    </w:p>
    <w:p w14:paraId="1DCF4790" w14:textId="77777777" w:rsidR="00F353F4" w:rsidRDefault="00F353F4" w:rsidP="00F353F4">
      <w:pPr>
        <w:spacing w:after="0"/>
        <w:rPr>
          <w:rFonts w:ascii="Times New Roman" w:hAnsi="Times New Roman" w:cs="Times New Roman"/>
        </w:rPr>
      </w:pPr>
    </w:p>
    <w:p w14:paraId="7EF2280B" w14:textId="74814209" w:rsidR="00F353F4" w:rsidRPr="00F353F4" w:rsidRDefault="00F353F4" w:rsidP="00F353F4">
      <w:pPr>
        <w:spacing w:after="0"/>
        <w:ind w:firstLine="720"/>
        <w:rPr>
          <w:rFonts w:ascii="Times New Roman" w:hAnsi="Times New Roman" w:cs="Times New Roman"/>
          <w:sz w:val="24"/>
          <w:szCs w:val="24"/>
        </w:rPr>
      </w:pPr>
      <w:r w:rsidRPr="00F353F4">
        <w:rPr>
          <w:rFonts w:ascii="Times New Roman" w:hAnsi="Times New Roman" w:cs="Times New Roman"/>
          <w:sz w:val="24"/>
          <w:szCs w:val="24"/>
        </w:rPr>
        <w:t xml:space="preserve">Health data consisted of records of </w:t>
      </w:r>
      <w:r w:rsidRPr="00CE7C38">
        <w:rPr>
          <w:rFonts w:ascii="Times New Roman" w:hAnsi="Times New Roman" w:cs="Times New Roman"/>
          <w:b/>
          <w:sz w:val="24"/>
          <w:szCs w:val="24"/>
        </w:rPr>
        <w:t>hospital admission</w:t>
      </w:r>
      <w:r w:rsidRPr="00F353F4">
        <w:rPr>
          <w:rFonts w:ascii="Times New Roman" w:hAnsi="Times New Roman" w:cs="Times New Roman"/>
          <w:sz w:val="24"/>
          <w:szCs w:val="24"/>
        </w:rPr>
        <w:t xml:space="preserve"> associated with </w:t>
      </w:r>
      <w:r w:rsidRPr="00CE7C38">
        <w:rPr>
          <w:rFonts w:ascii="Times New Roman" w:hAnsi="Times New Roman" w:cs="Times New Roman"/>
          <w:b/>
          <w:sz w:val="24"/>
          <w:szCs w:val="24"/>
        </w:rPr>
        <w:t>respiratory diseases</w:t>
      </w:r>
      <w:r w:rsidRPr="00F353F4">
        <w:rPr>
          <w:rFonts w:ascii="Times New Roman" w:hAnsi="Times New Roman" w:cs="Times New Roman"/>
          <w:sz w:val="24"/>
          <w:szCs w:val="24"/>
        </w:rPr>
        <w:t xml:space="preserve">. Data were selected from datasets obtained from two government Bodies in the UAE: the </w:t>
      </w:r>
      <w:r w:rsidRPr="00CE7C38">
        <w:rPr>
          <w:rFonts w:ascii="Times New Roman" w:hAnsi="Times New Roman" w:cs="Times New Roman"/>
          <w:b/>
          <w:sz w:val="24"/>
          <w:szCs w:val="24"/>
        </w:rPr>
        <w:t>Abu Dhabi Health Service Co. (SEHA)</w:t>
      </w:r>
      <w:r w:rsidRPr="00F353F4">
        <w:rPr>
          <w:rFonts w:ascii="Times New Roman" w:hAnsi="Times New Roman" w:cs="Times New Roman"/>
          <w:sz w:val="24"/>
          <w:szCs w:val="24"/>
        </w:rPr>
        <w:t xml:space="preserve"> and the </w:t>
      </w:r>
      <w:r w:rsidRPr="00CE7C38">
        <w:rPr>
          <w:rFonts w:ascii="Times New Roman" w:hAnsi="Times New Roman" w:cs="Times New Roman"/>
          <w:b/>
          <w:sz w:val="24"/>
          <w:szCs w:val="24"/>
        </w:rPr>
        <w:t>UAE Ministry of Health</w:t>
      </w:r>
      <w:r w:rsidRPr="00F353F4">
        <w:rPr>
          <w:rFonts w:ascii="Times New Roman" w:hAnsi="Times New Roman" w:cs="Times New Roman"/>
          <w:sz w:val="24"/>
          <w:szCs w:val="24"/>
        </w:rPr>
        <w:t xml:space="preserve">. The first dataset was comprehensive of health records for the Emirate of </w:t>
      </w:r>
      <w:r w:rsidRPr="00CE7C38">
        <w:rPr>
          <w:rFonts w:ascii="Times New Roman" w:hAnsi="Times New Roman" w:cs="Times New Roman"/>
          <w:b/>
          <w:sz w:val="24"/>
          <w:szCs w:val="24"/>
        </w:rPr>
        <w:t>Abu Dhabi</w:t>
      </w:r>
      <w:r w:rsidRPr="00F353F4">
        <w:rPr>
          <w:rFonts w:ascii="Times New Roman" w:hAnsi="Times New Roman" w:cs="Times New Roman"/>
          <w:sz w:val="24"/>
          <w:szCs w:val="24"/>
        </w:rPr>
        <w:t xml:space="preserve"> only, whereas the second dataset was comprehensive of  health records for the </w:t>
      </w:r>
      <w:r w:rsidRPr="00CE7C38">
        <w:rPr>
          <w:rFonts w:ascii="Times New Roman" w:hAnsi="Times New Roman" w:cs="Times New Roman"/>
          <w:b/>
          <w:sz w:val="24"/>
          <w:szCs w:val="24"/>
        </w:rPr>
        <w:t>Emirate of Dubai, Ajman, Sharjah, Ras Al Khaimah and, Umm Al Quwain</w:t>
      </w:r>
      <w:r w:rsidRPr="00F353F4">
        <w:rPr>
          <w:rFonts w:ascii="Times New Roman" w:hAnsi="Times New Roman" w:cs="Times New Roman"/>
          <w:sz w:val="24"/>
          <w:szCs w:val="24"/>
        </w:rPr>
        <w:t>.</w:t>
      </w:r>
    </w:p>
    <w:p w14:paraId="2AF730BF" w14:textId="77777777" w:rsidR="00F353F4" w:rsidRPr="00F353F4" w:rsidRDefault="00F353F4" w:rsidP="00F353F4">
      <w:pPr>
        <w:spacing w:after="0"/>
        <w:ind w:firstLine="720"/>
        <w:rPr>
          <w:rFonts w:ascii="Times New Roman" w:hAnsi="Times New Roman" w:cs="Times New Roman"/>
          <w:sz w:val="24"/>
          <w:szCs w:val="24"/>
        </w:rPr>
      </w:pPr>
      <w:r w:rsidRPr="00F353F4">
        <w:rPr>
          <w:rFonts w:ascii="Times New Roman" w:hAnsi="Times New Roman" w:cs="Times New Roman"/>
          <w:sz w:val="24"/>
          <w:szCs w:val="24"/>
        </w:rPr>
        <w:t xml:space="preserve">For both datasets, the health outcomes were selected according to the </w:t>
      </w:r>
      <w:r w:rsidRPr="00CE7C38">
        <w:rPr>
          <w:rFonts w:ascii="Times New Roman" w:hAnsi="Times New Roman" w:cs="Times New Roman"/>
          <w:b/>
          <w:sz w:val="24"/>
          <w:szCs w:val="24"/>
        </w:rPr>
        <w:t xml:space="preserve">international diagnosis code ICD-9CM </w:t>
      </w:r>
      <w:r w:rsidRPr="00F353F4">
        <w:rPr>
          <w:rFonts w:ascii="Times New Roman" w:hAnsi="Times New Roman" w:cs="Times New Roman"/>
          <w:sz w:val="24"/>
          <w:szCs w:val="24"/>
        </w:rPr>
        <w:t xml:space="preserve">contained in the datasets (International Classification of Diseases, Ninth Revision, Clinical Modification </w:t>
      </w:r>
      <w:r w:rsidRPr="00F353F4">
        <w:rPr>
          <w:rFonts w:ascii="Times New Roman" w:hAnsi="Times New Roman" w:cs="Times New Roman"/>
          <w:sz w:val="24"/>
          <w:szCs w:val="24"/>
        </w:rPr>
        <w:fldChar w:fldCharType="begin"/>
      </w:r>
      <w:r w:rsidRPr="00F353F4">
        <w:rPr>
          <w:rFonts w:ascii="Times New Roman" w:hAnsi="Times New Roman" w:cs="Times New Roman"/>
          <w:sz w:val="24"/>
          <w:szCs w:val="24"/>
        </w:rPr>
        <w:instrText xml:space="preserve"> ADDIN ZOTERO_ITEM CSL_CITATION {"citationID":"WxPFoIuQ","properties":{"formattedCitation":"(MEDICODE (FIRM), 1996)","plainCitation":"(MEDICODE (FIRM), 1996)"},"citationItems":[{"id":4003,"uris":["http://zotero.org/users/2173587/items/9A44DMPB"],"uri":["http://zotero.org/users/2173587/items/9A44DMPB"],"itemData":{"id":4003,"type":"article-journal","title":"ICD-9-CM: International classification of diseases, 9th revision, clinical modification, Salt Lake City, Utah","container-title":"MEDICODE (FIRM)","author":[{"family":"MEDICODE (FIRM)","given":""}],"issued":{"date-parts":[["1996"]]}}}],"schema":"https://github.com/citation-style-language/schema/raw/master/csl-citation.json"} </w:instrText>
      </w:r>
      <w:r w:rsidRPr="00F353F4">
        <w:rPr>
          <w:rFonts w:ascii="Times New Roman" w:hAnsi="Times New Roman" w:cs="Times New Roman"/>
          <w:sz w:val="24"/>
          <w:szCs w:val="24"/>
        </w:rPr>
        <w:fldChar w:fldCharType="separate"/>
      </w:r>
      <w:r w:rsidRPr="00F353F4">
        <w:rPr>
          <w:rFonts w:ascii="Times New Roman" w:hAnsi="Times New Roman" w:cs="Times New Roman"/>
          <w:sz w:val="24"/>
          <w:szCs w:val="24"/>
        </w:rPr>
        <w:t>(MEDICODE (FIRM), 1996)</w:t>
      </w:r>
      <w:r w:rsidRPr="00F353F4">
        <w:rPr>
          <w:rFonts w:ascii="Times New Roman" w:hAnsi="Times New Roman" w:cs="Times New Roman"/>
          <w:sz w:val="24"/>
          <w:szCs w:val="24"/>
        </w:rPr>
        <w:fldChar w:fldCharType="end"/>
      </w:r>
      <w:r w:rsidRPr="00F353F4">
        <w:rPr>
          <w:rFonts w:ascii="Times New Roman" w:hAnsi="Times New Roman" w:cs="Times New Roman"/>
          <w:sz w:val="24"/>
          <w:szCs w:val="24"/>
        </w:rPr>
        <w:t xml:space="preserve">). </w:t>
      </w:r>
    </w:p>
    <w:p w14:paraId="6815E7E0" w14:textId="77777777" w:rsidR="00F353F4" w:rsidRPr="00F353F4" w:rsidRDefault="00F353F4" w:rsidP="00F353F4">
      <w:pPr>
        <w:spacing w:after="0"/>
        <w:ind w:firstLine="720"/>
        <w:rPr>
          <w:rFonts w:ascii="Times New Roman" w:hAnsi="Times New Roman" w:cs="Times New Roman"/>
          <w:sz w:val="24"/>
          <w:szCs w:val="24"/>
        </w:rPr>
      </w:pPr>
      <w:r w:rsidRPr="00F353F4">
        <w:rPr>
          <w:rFonts w:ascii="Times New Roman" w:hAnsi="Times New Roman" w:cs="Times New Roman"/>
          <w:sz w:val="24"/>
          <w:szCs w:val="24"/>
        </w:rPr>
        <w:t xml:space="preserve">Health outcomes with the ICD-9CM codes 464 (Acute laryngitis and tracheitis), 465 (Acute upper respiratory infections), 466 (acute bronchitis and bronchiolitis), 480 (Pneumonia and Influenza), 482 (Other bacterial pneumonia), 483 (Pneumonia due to other specified organism), 484 (Pneumonia in infectious diseases classified elsewhere), 487 (Influenza), 491 (Chronic bronchitis), 492 </w:t>
      </w:r>
      <w:r w:rsidRPr="00F353F4">
        <w:rPr>
          <w:rFonts w:ascii="Times New Roman" w:hAnsi="Times New Roman" w:cs="Times New Roman"/>
          <w:sz w:val="24"/>
          <w:szCs w:val="24"/>
        </w:rPr>
        <w:lastRenderedPageBreak/>
        <w:t xml:space="preserve">(Emphysema), 493 (Asthma), 494 (Bronchiectasis) and 495 (Extrinsic allergic alveolitis), were selected from the health dataset and classified as </w:t>
      </w:r>
      <w:r w:rsidRPr="00CE7C38">
        <w:rPr>
          <w:rFonts w:ascii="Times New Roman" w:hAnsi="Times New Roman" w:cs="Times New Roman"/>
          <w:b/>
          <w:sz w:val="24"/>
          <w:szCs w:val="24"/>
        </w:rPr>
        <w:t>“respiratory” diseases</w:t>
      </w:r>
      <w:r w:rsidRPr="00F353F4">
        <w:rPr>
          <w:rFonts w:ascii="Times New Roman" w:hAnsi="Times New Roman" w:cs="Times New Roman"/>
          <w:sz w:val="24"/>
          <w:szCs w:val="24"/>
        </w:rPr>
        <w:t xml:space="preserve">. </w:t>
      </w:r>
    </w:p>
    <w:p w14:paraId="2B6D6A12" w14:textId="77777777" w:rsidR="00F353F4" w:rsidRPr="00F353F4" w:rsidRDefault="00F353F4" w:rsidP="00F353F4">
      <w:pPr>
        <w:spacing w:after="0"/>
        <w:ind w:firstLine="720"/>
        <w:rPr>
          <w:rFonts w:ascii="Times New Roman" w:hAnsi="Times New Roman" w:cs="Times New Roman"/>
          <w:sz w:val="24"/>
          <w:szCs w:val="24"/>
        </w:rPr>
      </w:pPr>
      <w:r w:rsidRPr="00F353F4">
        <w:rPr>
          <w:rFonts w:ascii="Times New Roman" w:hAnsi="Times New Roman" w:cs="Times New Roman"/>
          <w:sz w:val="24"/>
          <w:szCs w:val="24"/>
        </w:rPr>
        <w:t xml:space="preserve">Respiratory health outcome for the </w:t>
      </w:r>
      <w:r w:rsidRPr="00CE7C38">
        <w:rPr>
          <w:rFonts w:ascii="Times New Roman" w:hAnsi="Times New Roman" w:cs="Times New Roman"/>
          <w:b/>
          <w:sz w:val="24"/>
          <w:szCs w:val="24"/>
        </w:rPr>
        <w:t>Dubai-Northern Emirate</w:t>
      </w:r>
      <w:r w:rsidRPr="00F353F4">
        <w:rPr>
          <w:rFonts w:ascii="Times New Roman" w:hAnsi="Times New Roman" w:cs="Times New Roman"/>
          <w:sz w:val="24"/>
          <w:szCs w:val="24"/>
        </w:rPr>
        <w:t xml:space="preserve"> dataset included: </w:t>
      </w:r>
      <w:r w:rsidRPr="00CE7C38">
        <w:rPr>
          <w:rFonts w:ascii="Times New Roman" w:hAnsi="Times New Roman" w:cs="Times New Roman"/>
          <w:b/>
          <w:sz w:val="24"/>
          <w:szCs w:val="24"/>
        </w:rPr>
        <w:t>acute upper respiratory infections 465 (73%), acute bronchitis and bronchiolitis 466 (15%), Asthma 493 (8.5%), other respiratory (3.5%)</w:t>
      </w:r>
      <w:r w:rsidRPr="00F353F4">
        <w:rPr>
          <w:rFonts w:ascii="Times New Roman" w:hAnsi="Times New Roman" w:cs="Times New Roman"/>
          <w:sz w:val="24"/>
          <w:szCs w:val="24"/>
        </w:rPr>
        <w:t xml:space="preserve"> from January 2013 to October 2015. On the other hand, respiratory outcomes from the </w:t>
      </w:r>
      <w:r w:rsidRPr="00D21F02">
        <w:rPr>
          <w:rFonts w:ascii="Times New Roman" w:hAnsi="Times New Roman" w:cs="Times New Roman"/>
          <w:b/>
          <w:sz w:val="24"/>
          <w:szCs w:val="24"/>
        </w:rPr>
        <w:t>Emirate of Abu Dhabi</w:t>
      </w:r>
      <w:r w:rsidRPr="00F353F4">
        <w:rPr>
          <w:rFonts w:ascii="Times New Roman" w:hAnsi="Times New Roman" w:cs="Times New Roman"/>
          <w:sz w:val="24"/>
          <w:szCs w:val="24"/>
        </w:rPr>
        <w:t xml:space="preserve"> only consisted of </w:t>
      </w:r>
      <w:r w:rsidRPr="00D21F02">
        <w:rPr>
          <w:rFonts w:ascii="Times New Roman" w:hAnsi="Times New Roman" w:cs="Times New Roman"/>
          <w:b/>
          <w:sz w:val="24"/>
          <w:szCs w:val="24"/>
        </w:rPr>
        <w:t>Asthma</w:t>
      </w:r>
      <w:r w:rsidRPr="00F353F4">
        <w:rPr>
          <w:rFonts w:ascii="Times New Roman" w:hAnsi="Times New Roman" w:cs="Times New Roman"/>
          <w:sz w:val="24"/>
          <w:szCs w:val="24"/>
        </w:rPr>
        <w:t xml:space="preserve"> records from June 2011 to May 2013.</w:t>
      </w:r>
    </w:p>
    <w:p w14:paraId="1F8B0B62" w14:textId="77777777" w:rsidR="00F353F4" w:rsidRPr="00F353F4" w:rsidRDefault="00F353F4" w:rsidP="00F353F4">
      <w:pPr>
        <w:spacing w:after="0"/>
        <w:ind w:firstLine="720"/>
        <w:rPr>
          <w:rFonts w:ascii="Times New Roman" w:hAnsi="Times New Roman" w:cs="Times New Roman"/>
          <w:sz w:val="24"/>
          <w:szCs w:val="24"/>
        </w:rPr>
      </w:pPr>
      <w:r w:rsidRPr="00F353F4">
        <w:rPr>
          <w:rFonts w:ascii="Times New Roman" w:hAnsi="Times New Roman" w:cs="Times New Roman"/>
          <w:sz w:val="24"/>
          <w:szCs w:val="24"/>
        </w:rPr>
        <w:t xml:space="preserve">Only unscheduled hospital admissions from encounter types classified as </w:t>
      </w:r>
      <w:r w:rsidRPr="00D21F02">
        <w:rPr>
          <w:rFonts w:ascii="Times New Roman" w:hAnsi="Times New Roman" w:cs="Times New Roman"/>
          <w:b/>
          <w:sz w:val="24"/>
          <w:szCs w:val="24"/>
        </w:rPr>
        <w:t>clinic outpatients (60%), emergency (20%) and, outpatients (19%)</w:t>
      </w:r>
      <w:r w:rsidRPr="00F353F4">
        <w:rPr>
          <w:rFonts w:ascii="Times New Roman" w:hAnsi="Times New Roman" w:cs="Times New Roman"/>
          <w:sz w:val="24"/>
          <w:szCs w:val="24"/>
        </w:rPr>
        <w:t xml:space="preserve"> were considered. Outpatients (patients that visit hospitals without spending the night in) were used to estimate the sum (counts) of patient admitted to hospital on daily basis. </w:t>
      </w:r>
    </w:p>
    <w:p w14:paraId="34407616" w14:textId="18BFD4DE" w:rsidR="00F353F4" w:rsidRPr="00F353F4" w:rsidRDefault="00F353F4" w:rsidP="00F353F4">
      <w:pPr>
        <w:spacing w:after="0"/>
        <w:ind w:firstLine="720"/>
        <w:rPr>
          <w:rFonts w:ascii="Times New Roman" w:hAnsi="Times New Roman" w:cs="Times New Roman"/>
          <w:sz w:val="24"/>
          <w:szCs w:val="24"/>
        </w:rPr>
      </w:pPr>
      <w:r w:rsidRPr="00F353F4">
        <w:rPr>
          <w:rFonts w:ascii="Times New Roman" w:hAnsi="Times New Roman" w:cs="Times New Roman"/>
          <w:sz w:val="24"/>
          <w:szCs w:val="24"/>
        </w:rPr>
        <w:t>For the estimation of the relative risk associated to ambient PM</w:t>
      </w:r>
      <w:r w:rsidRPr="00F353F4">
        <w:rPr>
          <w:rFonts w:ascii="Times New Roman" w:hAnsi="Times New Roman" w:cs="Times New Roman"/>
          <w:sz w:val="24"/>
          <w:szCs w:val="24"/>
          <w:vertAlign w:val="subscript"/>
        </w:rPr>
        <w:t>2.5</w:t>
      </w:r>
      <w:r w:rsidRPr="00F353F4">
        <w:rPr>
          <w:rFonts w:ascii="Times New Roman" w:hAnsi="Times New Roman" w:cs="Times New Roman"/>
          <w:sz w:val="24"/>
          <w:szCs w:val="24"/>
        </w:rPr>
        <w:t xml:space="preserve"> exposure, the above datasets</w:t>
      </w:r>
      <w:r w:rsidR="00777F42">
        <w:rPr>
          <w:rFonts w:ascii="Times New Roman" w:hAnsi="Times New Roman" w:cs="Times New Roman"/>
          <w:sz w:val="24"/>
          <w:szCs w:val="24"/>
        </w:rPr>
        <w:t xml:space="preserve"> (Abu Dhabi and Dubai-Northern Emirates)</w:t>
      </w:r>
      <w:r w:rsidRPr="00F353F4">
        <w:rPr>
          <w:rFonts w:ascii="Times New Roman" w:hAnsi="Times New Roman" w:cs="Times New Roman"/>
          <w:sz w:val="24"/>
          <w:szCs w:val="24"/>
        </w:rPr>
        <w:t xml:space="preserve"> have been treated separately. </w:t>
      </w:r>
      <w:r w:rsidR="005446FE">
        <w:rPr>
          <w:rFonts w:ascii="Times New Roman" w:hAnsi="Times New Roman" w:cs="Times New Roman"/>
          <w:sz w:val="24"/>
          <w:szCs w:val="24"/>
        </w:rPr>
        <w:t>However, an estimation of the relative risk at Na</w:t>
      </w:r>
      <w:r w:rsidR="00D53E82">
        <w:rPr>
          <w:rFonts w:ascii="Times New Roman" w:hAnsi="Times New Roman" w:cs="Times New Roman"/>
          <w:sz w:val="24"/>
          <w:szCs w:val="24"/>
        </w:rPr>
        <w:t>tional level has been done averaging the outcome from the analysis carried out for Abu Dhabi and Dubai-Northern Emirate.</w:t>
      </w:r>
    </w:p>
    <w:p w14:paraId="53E7CBFB" w14:textId="431B7846" w:rsidR="00C23FC6" w:rsidRPr="00F353F4" w:rsidRDefault="00C23FC6" w:rsidP="00C23FC6">
      <w:pPr>
        <w:pStyle w:val="NoSpacing"/>
        <w:rPr>
          <w:rFonts w:ascii="Times New Roman" w:hAnsi="Times New Roman" w:cs="Times New Roman"/>
          <w:b/>
          <w:sz w:val="24"/>
          <w:szCs w:val="24"/>
        </w:rPr>
      </w:pPr>
    </w:p>
    <w:p w14:paraId="0FE1DC81" w14:textId="1A82C3E9" w:rsidR="00C23FC6" w:rsidRDefault="00C23FC6" w:rsidP="00C23FC6">
      <w:pPr>
        <w:pStyle w:val="NoSpacing"/>
        <w:rPr>
          <w:rFonts w:ascii="Times New Roman" w:hAnsi="Times New Roman" w:cs="Times New Roman"/>
          <w:b/>
          <w:sz w:val="24"/>
          <w:szCs w:val="24"/>
          <w:vertAlign w:val="subscript"/>
        </w:rPr>
      </w:pPr>
    </w:p>
    <w:p w14:paraId="21BE3874" w14:textId="50A025B2" w:rsidR="00F353F4" w:rsidRPr="00381075" w:rsidRDefault="00F353F4" w:rsidP="00155575">
      <w:pPr>
        <w:pStyle w:val="Heading2"/>
        <w:numPr>
          <w:ilvl w:val="0"/>
          <w:numId w:val="10"/>
        </w:numPr>
        <w:rPr>
          <w:i w:val="0"/>
          <w:color w:val="0070C0"/>
        </w:rPr>
      </w:pPr>
      <w:r w:rsidRPr="00381075">
        <w:rPr>
          <w:i w:val="0"/>
          <w:color w:val="0070C0"/>
        </w:rPr>
        <w:t xml:space="preserve"> </w:t>
      </w:r>
      <w:bookmarkStart w:id="8" w:name="_Toc487015432"/>
      <w:r w:rsidRPr="00381075">
        <w:rPr>
          <w:i w:val="0"/>
          <w:color w:val="0070C0"/>
        </w:rPr>
        <w:t>PM</w:t>
      </w:r>
      <w:r w:rsidRPr="00155575">
        <w:rPr>
          <w:i w:val="0"/>
          <w:color w:val="0070C0"/>
          <w:vertAlign w:val="subscript"/>
        </w:rPr>
        <w:t>2.5</w:t>
      </w:r>
      <w:r w:rsidRPr="00381075">
        <w:rPr>
          <w:i w:val="0"/>
          <w:color w:val="0070C0"/>
        </w:rPr>
        <w:t xml:space="preserve"> exposure data</w:t>
      </w:r>
      <w:bookmarkEnd w:id="8"/>
    </w:p>
    <w:p w14:paraId="25A270ED" w14:textId="340F034A" w:rsidR="00C23FC6" w:rsidRDefault="00C23FC6" w:rsidP="00C23FC6">
      <w:pPr>
        <w:pStyle w:val="NoSpacing"/>
        <w:rPr>
          <w:rFonts w:ascii="Times New Roman" w:hAnsi="Times New Roman" w:cs="Times New Roman"/>
          <w:b/>
          <w:sz w:val="24"/>
          <w:szCs w:val="24"/>
          <w:vertAlign w:val="subscript"/>
        </w:rPr>
      </w:pPr>
    </w:p>
    <w:p w14:paraId="732FCB7B" w14:textId="6F252AB5" w:rsidR="00F353F4" w:rsidRPr="00F353F4" w:rsidRDefault="00777F42" w:rsidP="00F353F4">
      <w:pPr>
        <w:spacing w:after="0"/>
        <w:ind w:firstLine="720"/>
        <w:rPr>
          <w:rFonts w:ascii="Times New Roman" w:hAnsi="Times New Roman" w:cs="Times New Roman"/>
          <w:sz w:val="24"/>
          <w:szCs w:val="24"/>
        </w:rPr>
      </w:pPr>
      <w:r>
        <w:rPr>
          <w:rFonts w:ascii="Times New Roman" w:hAnsi="Times New Roman" w:cs="Times New Roman"/>
          <w:sz w:val="24"/>
          <w:szCs w:val="24"/>
        </w:rPr>
        <w:t>Air quality data</w:t>
      </w:r>
      <w:r w:rsidR="00F353F4" w:rsidRPr="00F353F4">
        <w:rPr>
          <w:rFonts w:ascii="Times New Roman" w:hAnsi="Times New Roman" w:cs="Times New Roman"/>
          <w:sz w:val="24"/>
          <w:szCs w:val="24"/>
        </w:rPr>
        <w:t xml:space="preserve"> in the UAE ha</w:t>
      </w:r>
      <w:r w:rsidR="00E22C64">
        <w:rPr>
          <w:rFonts w:ascii="Times New Roman" w:hAnsi="Times New Roman" w:cs="Times New Roman"/>
          <w:sz w:val="24"/>
          <w:szCs w:val="24"/>
        </w:rPr>
        <w:t>ve been recently organized in a</w:t>
      </w:r>
      <w:r w:rsidR="00F353F4" w:rsidRPr="00F353F4">
        <w:rPr>
          <w:rFonts w:ascii="Times New Roman" w:hAnsi="Times New Roman" w:cs="Times New Roman"/>
          <w:sz w:val="24"/>
          <w:szCs w:val="24"/>
        </w:rPr>
        <w:t xml:space="preserve"> unique database and assessed against UAE Air Quality regulations. The air quality da</w:t>
      </w:r>
      <w:r>
        <w:rPr>
          <w:rFonts w:ascii="Times New Roman" w:hAnsi="Times New Roman" w:cs="Times New Roman"/>
          <w:sz w:val="24"/>
          <w:szCs w:val="24"/>
        </w:rPr>
        <w:t>ta used for this work represent</w:t>
      </w:r>
      <w:r w:rsidR="00F353F4" w:rsidRPr="00F353F4">
        <w:rPr>
          <w:rFonts w:ascii="Times New Roman" w:hAnsi="Times New Roman" w:cs="Times New Roman"/>
          <w:sz w:val="24"/>
          <w:szCs w:val="24"/>
        </w:rPr>
        <w:t xml:space="preserve"> the first dataset comprehensive of measurements gathered from all seven Emirates in the UAE. The majority of the monitoring stations were located in areas where anthropogenic activities occur</w:t>
      </w:r>
      <w:r>
        <w:rPr>
          <w:rFonts w:ascii="Times New Roman" w:hAnsi="Times New Roman" w:cs="Times New Roman"/>
          <w:sz w:val="24"/>
          <w:szCs w:val="24"/>
        </w:rPr>
        <w:t>,</w:t>
      </w:r>
      <w:r w:rsidR="00F353F4" w:rsidRPr="00F353F4">
        <w:rPr>
          <w:rFonts w:ascii="Times New Roman" w:hAnsi="Times New Roman" w:cs="Times New Roman"/>
          <w:sz w:val="24"/>
          <w:szCs w:val="24"/>
        </w:rPr>
        <w:t xml:space="preserve"> including urban and suburban sites, traffic sites, rural backgrounds, residential and</w:t>
      </w:r>
      <w:r>
        <w:rPr>
          <w:rFonts w:ascii="Times New Roman" w:hAnsi="Times New Roman" w:cs="Times New Roman"/>
          <w:sz w:val="24"/>
          <w:szCs w:val="24"/>
        </w:rPr>
        <w:t>,</w:t>
      </w:r>
      <w:r w:rsidR="00F353F4" w:rsidRPr="00F353F4">
        <w:rPr>
          <w:rFonts w:ascii="Times New Roman" w:hAnsi="Times New Roman" w:cs="Times New Roman"/>
          <w:sz w:val="24"/>
          <w:szCs w:val="24"/>
        </w:rPr>
        <w:t xml:space="preserve"> industrial sites. We want</w:t>
      </w:r>
      <w:r>
        <w:rPr>
          <w:rFonts w:ascii="Times New Roman" w:hAnsi="Times New Roman" w:cs="Times New Roman"/>
          <w:sz w:val="24"/>
          <w:szCs w:val="24"/>
        </w:rPr>
        <w:t xml:space="preserve"> to point out that more than 80-85%</w:t>
      </w:r>
      <w:r w:rsidR="00F353F4" w:rsidRPr="00F353F4">
        <w:rPr>
          <w:rFonts w:ascii="Times New Roman" w:hAnsi="Times New Roman" w:cs="Times New Roman"/>
          <w:sz w:val="24"/>
          <w:szCs w:val="24"/>
        </w:rPr>
        <w:t xml:space="preserve"> of the UAE territory is covered by the desert, with rapid urbanization mostly occurring on the coastal areas. </w:t>
      </w:r>
      <w:r w:rsidR="004D4AC3" w:rsidRPr="004D4AC3">
        <w:rPr>
          <w:rFonts w:ascii="Times New Roman" w:hAnsi="Times New Roman" w:cs="Times New Roman"/>
          <w:b/>
          <w:sz w:val="24"/>
          <w:szCs w:val="24"/>
        </w:rPr>
        <w:t xml:space="preserve">42 monitoring stations measuring </w:t>
      </w:r>
      <w:r w:rsidR="00F353F4" w:rsidRPr="004D4AC3">
        <w:rPr>
          <w:rFonts w:ascii="Times New Roman" w:hAnsi="Times New Roman" w:cs="Times New Roman"/>
          <w:b/>
          <w:sz w:val="24"/>
          <w:szCs w:val="24"/>
        </w:rPr>
        <w:t>PM</w:t>
      </w:r>
      <w:r w:rsidR="00F353F4" w:rsidRPr="004D4AC3">
        <w:rPr>
          <w:rFonts w:ascii="Times New Roman" w:hAnsi="Times New Roman" w:cs="Times New Roman"/>
          <w:b/>
          <w:sz w:val="24"/>
          <w:szCs w:val="24"/>
          <w:vertAlign w:val="subscript"/>
        </w:rPr>
        <w:t>2.5</w:t>
      </w:r>
      <w:r w:rsidR="00F353F4" w:rsidRPr="00F353F4">
        <w:rPr>
          <w:rFonts w:ascii="Times New Roman" w:hAnsi="Times New Roman" w:cs="Times New Roman"/>
          <w:sz w:val="24"/>
          <w:szCs w:val="24"/>
        </w:rPr>
        <w:t xml:space="preserve"> </w:t>
      </w:r>
      <w:r w:rsidR="004D4AC3">
        <w:rPr>
          <w:rFonts w:ascii="Times New Roman" w:hAnsi="Times New Roman" w:cs="Times New Roman"/>
          <w:sz w:val="24"/>
          <w:szCs w:val="24"/>
        </w:rPr>
        <w:t>concentrations were</w:t>
      </w:r>
      <w:r w:rsidR="00F353F4" w:rsidRPr="00F353F4">
        <w:rPr>
          <w:rFonts w:ascii="Times New Roman" w:hAnsi="Times New Roman" w:cs="Times New Roman"/>
          <w:sz w:val="24"/>
          <w:szCs w:val="24"/>
        </w:rPr>
        <w:t xml:space="preserve"> considered for this study </w:t>
      </w:r>
      <w:r w:rsidR="004D4AC3">
        <w:rPr>
          <w:rFonts w:ascii="Times New Roman" w:hAnsi="Times New Roman" w:cs="Times New Roman"/>
          <w:sz w:val="24"/>
          <w:szCs w:val="24"/>
        </w:rPr>
        <w:t>with their location in the</w:t>
      </w:r>
      <w:r w:rsidR="00F353F4" w:rsidRPr="00F353F4">
        <w:rPr>
          <w:rFonts w:ascii="Times New Roman" w:hAnsi="Times New Roman" w:cs="Times New Roman"/>
          <w:sz w:val="24"/>
          <w:szCs w:val="24"/>
        </w:rPr>
        <w:t xml:space="preserve"> Emirate of Abu Dhabi (21 stations), </w:t>
      </w:r>
      <w:r w:rsidR="004D4AC3">
        <w:rPr>
          <w:rFonts w:ascii="Times New Roman" w:hAnsi="Times New Roman" w:cs="Times New Roman"/>
          <w:sz w:val="24"/>
          <w:szCs w:val="24"/>
        </w:rPr>
        <w:t xml:space="preserve">in the </w:t>
      </w:r>
      <w:r w:rsidR="00F353F4" w:rsidRPr="00F353F4">
        <w:rPr>
          <w:rFonts w:ascii="Times New Roman" w:hAnsi="Times New Roman" w:cs="Times New Roman"/>
          <w:sz w:val="24"/>
          <w:szCs w:val="24"/>
        </w:rPr>
        <w:t>Emirat</w:t>
      </w:r>
      <w:r w:rsidR="004D4AC3">
        <w:rPr>
          <w:rFonts w:ascii="Times New Roman" w:hAnsi="Times New Roman" w:cs="Times New Roman"/>
          <w:sz w:val="24"/>
          <w:szCs w:val="24"/>
        </w:rPr>
        <w:t>e of Dubai (13 stations) and in the</w:t>
      </w:r>
      <w:r w:rsidR="00F353F4" w:rsidRPr="00F353F4">
        <w:rPr>
          <w:rFonts w:ascii="Times New Roman" w:hAnsi="Times New Roman" w:cs="Times New Roman"/>
          <w:sz w:val="24"/>
          <w:szCs w:val="24"/>
        </w:rPr>
        <w:t xml:space="preserve"> </w:t>
      </w:r>
      <w:r w:rsidR="004D4AC3">
        <w:rPr>
          <w:rFonts w:ascii="Times New Roman" w:hAnsi="Times New Roman" w:cs="Times New Roman"/>
          <w:sz w:val="24"/>
          <w:szCs w:val="24"/>
        </w:rPr>
        <w:t>northern Emirates (8 stations).</w:t>
      </w:r>
    </w:p>
    <w:p w14:paraId="1BC41DA2" w14:textId="4C182255" w:rsidR="00777F42" w:rsidRDefault="00F353F4" w:rsidP="00F353F4">
      <w:pPr>
        <w:spacing w:after="0"/>
        <w:ind w:firstLine="720"/>
        <w:rPr>
          <w:rFonts w:ascii="Times New Roman" w:hAnsi="Times New Roman" w:cs="Times New Roman"/>
          <w:sz w:val="24"/>
          <w:szCs w:val="24"/>
        </w:rPr>
      </w:pPr>
      <w:r w:rsidRPr="00F353F4">
        <w:rPr>
          <w:rFonts w:ascii="Times New Roman" w:hAnsi="Times New Roman" w:cs="Times New Roman"/>
          <w:sz w:val="24"/>
          <w:szCs w:val="24"/>
        </w:rPr>
        <w:t>Daily concentrations of PM</w:t>
      </w:r>
      <w:r w:rsidRPr="00F353F4">
        <w:rPr>
          <w:rFonts w:ascii="Times New Roman" w:hAnsi="Times New Roman" w:cs="Times New Roman"/>
          <w:sz w:val="24"/>
          <w:szCs w:val="24"/>
          <w:vertAlign w:val="subscript"/>
        </w:rPr>
        <w:t>2.5</w:t>
      </w:r>
      <w:r w:rsidRPr="00F353F4">
        <w:rPr>
          <w:rFonts w:ascii="Times New Roman" w:hAnsi="Times New Roman" w:cs="Times New Roman"/>
          <w:sz w:val="24"/>
          <w:szCs w:val="24"/>
        </w:rPr>
        <w:t xml:space="preserve"> were obtained both from satellite data and from ground measurements. For the period from 2011 to 2013 (corresponding to the health data from the Emirate of Abu Dhabi) we did not have availability of ground measurements of PM</w:t>
      </w:r>
      <w:r w:rsidRPr="00F353F4">
        <w:rPr>
          <w:rFonts w:ascii="Times New Roman" w:hAnsi="Times New Roman" w:cs="Times New Roman"/>
          <w:sz w:val="24"/>
          <w:szCs w:val="24"/>
          <w:vertAlign w:val="subscript"/>
        </w:rPr>
        <w:t>2.5</w:t>
      </w:r>
      <w:r w:rsidRPr="00F353F4">
        <w:rPr>
          <w:rFonts w:ascii="Times New Roman" w:hAnsi="Times New Roman" w:cs="Times New Roman"/>
          <w:sz w:val="24"/>
          <w:szCs w:val="24"/>
        </w:rPr>
        <w:t>, therefore we used satellite data. Daily PM</w:t>
      </w:r>
      <w:r w:rsidRPr="00F353F4">
        <w:rPr>
          <w:rFonts w:ascii="Times New Roman" w:hAnsi="Times New Roman" w:cs="Times New Roman"/>
          <w:sz w:val="24"/>
          <w:szCs w:val="24"/>
          <w:vertAlign w:val="subscript"/>
        </w:rPr>
        <w:t>2.5</w:t>
      </w:r>
      <w:r w:rsidRPr="00F353F4">
        <w:rPr>
          <w:rFonts w:ascii="Times New Roman" w:hAnsi="Times New Roman" w:cs="Times New Roman"/>
          <w:sz w:val="24"/>
          <w:szCs w:val="24"/>
        </w:rPr>
        <w:t xml:space="preserve"> concentrations were estimated from Aerosol Optical Depths (AOD) obtained from the </w:t>
      </w:r>
      <w:r w:rsidRPr="004D4AC3">
        <w:rPr>
          <w:rFonts w:ascii="Times New Roman" w:hAnsi="Times New Roman" w:cs="Times New Roman"/>
          <w:b/>
          <w:sz w:val="24"/>
          <w:szCs w:val="24"/>
        </w:rPr>
        <w:t>satellites MODIS Terra and AQUA</w:t>
      </w:r>
      <w:r w:rsidRPr="00F353F4">
        <w:rPr>
          <w:rFonts w:ascii="Times New Roman" w:hAnsi="Times New Roman" w:cs="Times New Roman"/>
          <w:sz w:val="24"/>
          <w:szCs w:val="24"/>
        </w:rPr>
        <w:t xml:space="preserve"> </w:t>
      </w:r>
      <w:r w:rsidRPr="00F353F4">
        <w:rPr>
          <w:rFonts w:ascii="Times New Roman" w:hAnsi="Times New Roman" w:cs="Times New Roman"/>
          <w:sz w:val="24"/>
          <w:szCs w:val="24"/>
        </w:rPr>
        <w:fldChar w:fldCharType="begin"/>
      </w:r>
      <w:r w:rsidRPr="00F353F4">
        <w:rPr>
          <w:rFonts w:ascii="Times New Roman" w:hAnsi="Times New Roman" w:cs="Times New Roman"/>
          <w:sz w:val="24"/>
          <w:szCs w:val="24"/>
        </w:rPr>
        <w:instrText xml:space="preserve"> ADDIN ZOTERO_ITEM CSL_CITATION {"citationID":"ibS4FiXI","properties":{"formattedCitation":"(Remer et al., 2005)","plainCitation":"(Remer et al., 2005)"},"citationItems":[{"id":3841,"uris":["http://zotero.org/users/2173587/items/CS6BX27Z"],"uri":["http://zotero.org/users/2173587/items/CS6BX27Z"],"itemData":{"id":3841,"type":"article-journal","title":"The MODIS Aerosol Algorithm, Products, and Validation","container-title":"Journal of the Atmospheric Sciences","page":"947-973","volume":"62","issue":"4","source":"journals.ametsoc.org (Atypon)","abstract":"The Moderate Resolution Imaging Spectroradiometer (MODIS) aboard both NASA’s Terra and Aqua satellites is making near-global daily observations of the earth in a wide spectral range (0.41–15 μm). These measurements are used to derive spectral aerosol optical thickness and aerosol size parameters over both land and ocean. The aerosol products available over land include aerosol optical thickness at three visible wavelengths, a measure of the fraction of aerosol optical thickness attributed to the fine mode, and several derived parameters including reflected spectral solar flux at the top of the atmosphere. Over the ocean, the aerosol optical thickness is provided in seven wavelengths from 0.47 to 2.13 μm. In addition, quantitative aerosol size information includes effective radius of the aerosol and quantitative fraction of optical thickness attributed to the fine mode. Spectral irradiance contributed by the aerosol, mass concentration, and number of cloud condensation nuclei round out the list of available aerosol products over the ocean. The spectral optical thickness and effective radius of the aerosol over the ocean are validated by comparison with two years of Aerosol Robotic Network (AERONET) data gleaned from 132 AERONET stations. Eight thousand MODIS aerosol retrievals collocated with AERONET measurements confirm that one standard deviation of MODIS optical thickness retrievals fall within the predicted uncertainty of Δτ = ±0.03 ±0.05τ over ocean and Δτ = ±0.05 ± 0.15τ over land. Two hundred and seventy-one MODIS aerosol retrievals collocated with AERONET inversions at island and coastal sites suggest that one standard deviation of MODIS effective radius retrievals falls within Δreff = ±0.11 μm. The accuracy of the MODIS retrievals suggests that the product can be used to help narrow the uncertainties associated with aerosol radiative forcing of global climate.","DOI":"10.1175/JAS3385.1","ISSN":"0022-4928","journalAbbreviation":"J. Atmos. Sci.","author":[{"family":"Remer","given":"L. A."},{"family":"Kaufman","given":"Y. J."},{"family":"Tanré","given":"D."},{"family":"Mattoo","given":"S."},{"family":"Chu","given":"D. A."},{"family":"Martins","given":"J. V."},{"family":"Li","given":"R.-R."},{"family":"Ichoku","given":"C."},{"family":"Levy","given":"R. C."},{"family":"Kleidman","given":"R. G."},{"family":"Eck","given":"T. F."},{"family":"Vermote","given":"E."},{"family":"Holben","given":"B. N."}],"issued":{"date-parts":[["2005",4,1]]}}}],"schema":"https://github.com/citation-style-language/schema/raw/master/csl-citation.json"} </w:instrText>
      </w:r>
      <w:r w:rsidRPr="00F353F4">
        <w:rPr>
          <w:rFonts w:ascii="Times New Roman" w:hAnsi="Times New Roman" w:cs="Times New Roman"/>
          <w:sz w:val="24"/>
          <w:szCs w:val="24"/>
        </w:rPr>
        <w:fldChar w:fldCharType="separate"/>
      </w:r>
      <w:r w:rsidRPr="00F353F4">
        <w:rPr>
          <w:rFonts w:ascii="Times New Roman" w:hAnsi="Times New Roman" w:cs="Times New Roman"/>
          <w:sz w:val="24"/>
          <w:szCs w:val="24"/>
        </w:rPr>
        <w:t>(Remer et al., 2005)</w:t>
      </w:r>
      <w:r w:rsidRPr="00F353F4">
        <w:rPr>
          <w:rFonts w:ascii="Times New Roman" w:hAnsi="Times New Roman" w:cs="Times New Roman"/>
          <w:sz w:val="24"/>
          <w:szCs w:val="24"/>
        </w:rPr>
        <w:fldChar w:fldCharType="end"/>
      </w:r>
      <w:r w:rsidRPr="00F353F4">
        <w:rPr>
          <w:rFonts w:ascii="Times New Roman" w:hAnsi="Times New Roman" w:cs="Times New Roman"/>
          <w:sz w:val="24"/>
          <w:szCs w:val="24"/>
        </w:rPr>
        <w:t>. These data were transformed into PM</w:t>
      </w:r>
      <w:r w:rsidRPr="00F353F4">
        <w:rPr>
          <w:rFonts w:ascii="Times New Roman" w:hAnsi="Times New Roman" w:cs="Times New Roman"/>
          <w:sz w:val="24"/>
          <w:szCs w:val="24"/>
          <w:vertAlign w:val="subscript"/>
        </w:rPr>
        <w:t>2.5</w:t>
      </w:r>
      <w:r w:rsidRPr="00F353F4">
        <w:rPr>
          <w:rFonts w:ascii="Times New Roman" w:hAnsi="Times New Roman" w:cs="Times New Roman"/>
          <w:sz w:val="24"/>
          <w:szCs w:val="24"/>
        </w:rPr>
        <w:t xml:space="preserve"> concentrations through a </w:t>
      </w:r>
      <w:r w:rsidR="00777F42">
        <w:rPr>
          <w:rFonts w:ascii="Times New Roman" w:hAnsi="Times New Roman" w:cs="Times New Roman"/>
          <w:sz w:val="24"/>
          <w:szCs w:val="24"/>
        </w:rPr>
        <w:t xml:space="preserve">linear </w:t>
      </w:r>
      <w:r w:rsidRPr="00F353F4">
        <w:rPr>
          <w:rFonts w:ascii="Times New Roman" w:hAnsi="Times New Roman" w:cs="Times New Roman"/>
          <w:sz w:val="24"/>
          <w:szCs w:val="24"/>
        </w:rPr>
        <w:t>conversion factor derived from the comparison of ground-measurements of PM</w:t>
      </w:r>
      <w:r w:rsidRPr="00F353F4">
        <w:rPr>
          <w:rFonts w:ascii="Times New Roman" w:hAnsi="Times New Roman" w:cs="Times New Roman"/>
          <w:sz w:val="24"/>
          <w:szCs w:val="24"/>
          <w:vertAlign w:val="subscript"/>
        </w:rPr>
        <w:t>2.5</w:t>
      </w:r>
      <w:r w:rsidRPr="00F353F4">
        <w:rPr>
          <w:rFonts w:ascii="Times New Roman" w:hAnsi="Times New Roman" w:cs="Times New Roman"/>
          <w:sz w:val="24"/>
          <w:szCs w:val="24"/>
        </w:rPr>
        <w:t xml:space="preserve"> data with AOD satellite data from 2014 to 2016. Prior the comparison, MODIS data have been interpolated at a spatial resolution of 1km over the UAE region. The spatial co-location of MODIS pixels with PM</w:t>
      </w:r>
      <w:r w:rsidRPr="00F353F4">
        <w:rPr>
          <w:rFonts w:ascii="Times New Roman" w:hAnsi="Times New Roman" w:cs="Times New Roman"/>
          <w:sz w:val="24"/>
          <w:szCs w:val="24"/>
          <w:vertAlign w:val="subscript"/>
        </w:rPr>
        <w:t>2.5</w:t>
      </w:r>
      <w:r w:rsidRPr="00F353F4">
        <w:rPr>
          <w:rFonts w:ascii="Times New Roman" w:hAnsi="Times New Roman" w:cs="Times New Roman"/>
          <w:sz w:val="24"/>
          <w:szCs w:val="24"/>
        </w:rPr>
        <w:t xml:space="preserve"> ground-based stations was carried out using the nearest neighbor method that calculates the distance between the pixel and PM</w:t>
      </w:r>
      <w:r w:rsidRPr="00F353F4">
        <w:rPr>
          <w:rFonts w:ascii="Times New Roman" w:hAnsi="Times New Roman" w:cs="Times New Roman"/>
          <w:sz w:val="24"/>
          <w:szCs w:val="24"/>
          <w:vertAlign w:val="subscript"/>
        </w:rPr>
        <w:t>2.5</w:t>
      </w:r>
      <w:r w:rsidRPr="00F353F4">
        <w:rPr>
          <w:rFonts w:ascii="Times New Roman" w:hAnsi="Times New Roman" w:cs="Times New Roman"/>
          <w:sz w:val="24"/>
          <w:szCs w:val="24"/>
        </w:rPr>
        <w:t xml:space="preserve"> station to finds the minimum radius with a tolerance of 1km. </w:t>
      </w:r>
      <w:r w:rsidR="00777F42">
        <w:rPr>
          <w:rFonts w:ascii="Times New Roman" w:hAnsi="Times New Roman" w:cs="Times New Roman"/>
          <w:sz w:val="24"/>
          <w:szCs w:val="24"/>
        </w:rPr>
        <w:t>G</w:t>
      </w:r>
      <w:r w:rsidR="004D4AC3">
        <w:rPr>
          <w:rFonts w:ascii="Times New Roman" w:hAnsi="Times New Roman" w:cs="Times New Roman"/>
          <w:sz w:val="24"/>
          <w:szCs w:val="24"/>
        </w:rPr>
        <w:t>round based AOD data</w:t>
      </w:r>
      <w:r w:rsidR="00777F42" w:rsidRPr="00777F42">
        <w:rPr>
          <w:rFonts w:ascii="Times New Roman" w:hAnsi="Times New Roman" w:cs="Times New Roman"/>
          <w:sz w:val="24"/>
          <w:szCs w:val="24"/>
        </w:rPr>
        <w:t xml:space="preserve"> from</w:t>
      </w:r>
      <w:r w:rsidR="00777F42">
        <w:rPr>
          <w:rFonts w:ascii="Times New Roman" w:hAnsi="Times New Roman" w:cs="Times New Roman"/>
          <w:sz w:val="24"/>
          <w:szCs w:val="24"/>
        </w:rPr>
        <w:t xml:space="preserve"> the Aerosol Robotic Network</w:t>
      </w:r>
      <w:r w:rsidR="00777F42" w:rsidRPr="00777F42">
        <w:rPr>
          <w:rFonts w:ascii="Times New Roman" w:hAnsi="Times New Roman" w:cs="Times New Roman"/>
          <w:sz w:val="24"/>
          <w:szCs w:val="24"/>
        </w:rPr>
        <w:t xml:space="preserve"> </w:t>
      </w:r>
      <w:r w:rsidR="00777F42">
        <w:rPr>
          <w:rFonts w:ascii="Times New Roman" w:hAnsi="Times New Roman" w:cs="Times New Roman"/>
          <w:sz w:val="24"/>
          <w:szCs w:val="24"/>
        </w:rPr>
        <w:t>(</w:t>
      </w:r>
      <w:r w:rsidR="00777F42" w:rsidRPr="004D4AC3">
        <w:rPr>
          <w:rFonts w:ascii="Times New Roman" w:hAnsi="Times New Roman" w:cs="Times New Roman"/>
          <w:b/>
          <w:sz w:val="24"/>
          <w:szCs w:val="24"/>
        </w:rPr>
        <w:t>AERONET</w:t>
      </w:r>
      <w:r w:rsidR="00777F42">
        <w:rPr>
          <w:rFonts w:ascii="Times New Roman" w:hAnsi="Times New Roman" w:cs="Times New Roman"/>
          <w:sz w:val="24"/>
          <w:szCs w:val="24"/>
        </w:rPr>
        <w:t>)</w:t>
      </w:r>
      <w:r w:rsidR="00777F42" w:rsidRPr="00777F42">
        <w:rPr>
          <w:rFonts w:ascii="Times New Roman" w:hAnsi="Times New Roman" w:cs="Times New Roman"/>
          <w:sz w:val="24"/>
          <w:szCs w:val="24"/>
        </w:rPr>
        <w:t xml:space="preserve"> located at </w:t>
      </w:r>
      <w:r w:rsidR="00777F42" w:rsidRPr="004D4AC3">
        <w:rPr>
          <w:rFonts w:ascii="Times New Roman" w:hAnsi="Times New Roman" w:cs="Times New Roman"/>
          <w:b/>
          <w:sz w:val="24"/>
          <w:szCs w:val="24"/>
        </w:rPr>
        <w:t>Masdar City</w:t>
      </w:r>
      <w:r w:rsidR="00777F42" w:rsidRPr="00777F42">
        <w:rPr>
          <w:rFonts w:ascii="Times New Roman" w:hAnsi="Times New Roman" w:cs="Times New Roman"/>
          <w:sz w:val="24"/>
          <w:szCs w:val="24"/>
        </w:rPr>
        <w:t xml:space="preserve"> </w:t>
      </w:r>
      <w:r w:rsidR="00472BAF">
        <w:rPr>
          <w:rFonts w:ascii="Times New Roman" w:hAnsi="Times New Roman" w:cs="Times New Roman"/>
          <w:sz w:val="24"/>
          <w:szCs w:val="24"/>
        </w:rPr>
        <w:t>(</w:t>
      </w:r>
      <w:r w:rsidR="00777F42" w:rsidRPr="00777F42">
        <w:rPr>
          <w:rFonts w:ascii="Times New Roman" w:hAnsi="Times New Roman" w:cs="Times New Roman"/>
          <w:sz w:val="24"/>
          <w:szCs w:val="24"/>
        </w:rPr>
        <w:t>Abu Dhabi</w:t>
      </w:r>
      <w:r w:rsidR="00472BAF">
        <w:rPr>
          <w:rFonts w:ascii="Times New Roman" w:hAnsi="Times New Roman" w:cs="Times New Roman"/>
          <w:sz w:val="24"/>
          <w:szCs w:val="24"/>
        </w:rPr>
        <w:t>)</w:t>
      </w:r>
      <w:r w:rsidR="00EF1960">
        <w:rPr>
          <w:rFonts w:ascii="Times New Roman" w:hAnsi="Times New Roman" w:cs="Times New Roman"/>
          <w:sz w:val="24"/>
          <w:szCs w:val="24"/>
        </w:rPr>
        <w:t>,</w:t>
      </w:r>
      <w:r w:rsidR="004D4AC3">
        <w:rPr>
          <w:rFonts w:ascii="Times New Roman" w:hAnsi="Times New Roman" w:cs="Times New Roman"/>
          <w:sz w:val="24"/>
          <w:szCs w:val="24"/>
        </w:rPr>
        <w:t xml:space="preserve"> was</w:t>
      </w:r>
      <w:r w:rsidR="00777F42">
        <w:rPr>
          <w:rFonts w:ascii="Times New Roman" w:hAnsi="Times New Roman" w:cs="Times New Roman"/>
          <w:sz w:val="24"/>
          <w:szCs w:val="24"/>
        </w:rPr>
        <w:t xml:space="preserve"> used to validate the AOD satellite data from MODIS</w:t>
      </w:r>
      <w:r w:rsidR="004D4AC3">
        <w:rPr>
          <w:rFonts w:ascii="Times New Roman" w:hAnsi="Times New Roman" w:cs="Times New Roman"/>
          <w:sz w:val="24"/>
          <w:szCs w:val="24"/>
        </w:rPr>
        <w:t xml:space="preserve"> </w:t>
      </w:r>
      <w:r w:rsidR="004D4AC3" w:rsidRPr="00777F42">
        <w:rPr>
          <w:rFonts w:ascii="Times New Roman" w:hAnsi="Times New Roman" w:cs="Times New Roman"/>
          <w:sz w:val="24"/>
          <w:szCs w:val="24"/>
        </w:rPr>
        <w:fldChar w:fldCharType="begin"/>
      </w:r>
      <w:r w:rsidR="004D4AC3" w:rsidRPr="00777F42">
        <w:rPr>
          <w:rFonts w:ascii="Times New Roman" w:hAnsi="Times New Roman" w:cs="Times New Roman"/>
          <w:sz w:val="24"/>
          <w:szCs w:val="24"/>
        </w:rPr>
        <w:instrText xml:space="preserve"> ADDIN ZOTERO_ITEM CSL_CITATION {"citationID":"YllQ16NX","properties":{"formattedCitation":"(Holben et al., 1998)","plainCitation":"(Holben et al., 1998)"},"citationItems":[{"id":3918,"uris":["http://zotero.org/users/2173587/items/HI3ZJK44"],"uri":["http://zotero.org/users/2173587/items/HI3ZJK44"],"itemData":{"id":3918,"type":"article-journal","title":"AERONET—A Federated Instrument Network and Data Archive for Aerosol Characterization","container-title":"Remote Sensing of Environment","page":"1-16","volume":"66","issue":"1","source":"ScienceDirect","abstract":"The concept and description of a remote sensing aerosol monitoring network initiated by NASA, developed to support NASA, CNES, and NASDA’s Earth satellite systems under the name AERONET and expanded by national and international collaboration, is described. Recent development of weather-resistant automatic sun and sky scanning spectral radiometers enable frequent measurements of atmospheric aerosol optical properties and precipitable water at remote sites. Transmission of automatic measurements via the geostationary satellites GOES and METEOSATS’ Data Collection Systems allows reception and processing in near real-time from approximately 75% of the Earth’s surface and with the expected addition of GMS, the coverage will increase to 90% in 1998. NASA developed a UNIX-based near real-time processing, display and analysis system providing internet access to the emerging global database. Information on the system is available on the project homepage, http://spamer.gsfc.nasa.gov. The philosophy of an open access database, centralized processing and a user-friendly graphical interface has contributed to the growth of international cooperation for ground-based aerosol monitoring and imposes a standardization for these measurements. The system’s automatic data acquisition, transmission, and processing facilitates aerosol characterization on local, regional, and global scales with applications to transport and radiation budget studies, radiative transfer-modeling and validation of satellite aerosol retrievals. This article discusses the operation and philosophy of the monitoring system, the precision and accuracy of the measuring radiometers, a brief description of the processing system, and access to the database.","DOI":"10.1016/S0034-4257(98)00031-5","ISSN":"0034-4257","journalAbbreviation":"Remote Sensing of Environment","author":[{"family":"Holben","given":"B. N."},{"family":"Eck","given":"T. F."},{"family":"Slutsker","given":"I."},{"family":"Tanré","given":"D."},{"family":"Buis","given":"J. P."},{"family":"Setzer","given":"A."},{"family":"Vermote","given":"E."},{"family":"Reagan","given":"J. A."},{"family":"Kaufman","given":"Y. J."},{"family":"Nakajima","given":"T."},{"family":"Lavenu","given":"F."},{"family":"Jankowiak","given":"I."},{"family":"Smirnov","given":"A."}],"issued":{"date-parts":[["1998",10]]}}}],"schema":"https://github.com/citation-style-language/schema/raw/master/csl-citation.json"} </w:instrText>
      </w:r>
      <w:r w:rsidR="004D4AC3" w:rsidRPr="00777F42">
        <w:rPr>
          <w:rFonts w:ascii="Times New Roman" w:hAnsi="Times New Roman" w:cs="Times New Roman"/>
          <w:sz w:val="24"/>
          <w:szCs w:val="24"/>
        </w:rPr>
        <w:fldChar w:fldCharType="separate"/>
      </w:r>
      <w:r w:rsidR="004D4AC3" w:rsidRPr="00777F42">
        <w:rPr>
          <w:rFonts w:ascii="Times New Roman" w:hAnsi="Times New Roman" w:cs="Times New Roman"/>
          <w:sz w:val="24"/>
          <w:szCs w:val="24"/>
        </w:rPr>
        <w:t>(Holben et al., 1998)</w:t>
      </w:r>
      <w:r w:rsidR="004D4AC3" w:rsidRPr="00777F42">
        <w:rPr>
          <w:rFonts w:ascii="Times New Roman" w:hAnsi="Times New Roman" w:cs="Times New Roman"/>
          <w:sz w:val="24"/>
          <w:szCs w:val="24"/>
        </w:rPr>
        <w:fldChar w:fldCharType="end"/>
      </w:r>
      <w:r w:rsidR="004D4AC3">
        <w:rPr>
          <w:rFonts w:ascii="Times New Roman" w:hAnsi="Times New Roman" w:cs="Times New Roman"/>
          <w:sz w:val="24"/>
          <w:szCs w:val="24"/>
        </w:rPr>
        <w:t>.</w:t>
      </w:r>
    </w:p>
    <w:p w14:paraId="0B9E3130" w14:textId="4A28D6C5" w:rsidR="00F353F4" w:rsidRPr="00F353F4" w:rsidRDefault="00F353F4" w:rsidP="00F353F4">
      <w:pPr>
        <w:spacing w:after="0"/>
        <w:ind w:firstLine="720"/>
        <w:rPr>
          <w:rFonts w:ascii="Times New Roman" w:hAnsi="Times New Roman" w:cs="Times New Roman"/>
          <w:sz w:val="24"/>
          <w:szCs w:val="24"/>
        </w:rPr>
      </w:pPr>
      <w:r w:rsidRPr="00F353F4">
        <w:rPr>
          <w:rFonts w:ascii="Times New Roman" w:hAnsi="Times New Roman" w:cs="Times New Roman"/>
          <w:sz w:val="24"/>
          <w:szCs w:val="24"/>
        </w:rPr>
        <w:lastRenderedPageBreak/>
        <w:t>In order to be consistent with the representativeness of the monitoring stations, data from satellite-derived PM</w:t>
      </w:r>
      <w:r w:rsidRPr="00F353F4">
        <w:rPr>
          <w:rFonts w:ascii="Times New Roman" w:hAnsi="Times New Roman" w:cs="Times New Roman"/>
          <w:sz w:val="24"/>
          <w:szCs w:val="24"/>
          <w:vertAlign w:val="subscript"/>
        </w:rPr>
        <w:t>2.5</w:t>
      </w:r>
      <w:r w:rsidRPr="00F353F4">
        <w:rPr>
          <w:rFonts w:ascii="Times New Roman" w:hAnsi="Times New Roman" w:cs="Times New Roman"/>
          <w:sz w:val="24"/>
          <w:szCs w:val="24"/>
        </w:rPr>
        <w:t xml:space="preserve"> concentrations were only considered at the locations of the monitoring station in the UAE and matched the date of the health records from the Emirate of Abu Dhabi.</w:t>
      </w:r>
    </w:p>
    <w:p w14:paraId="4ED1A985" w14:textId="77777777" w:rsidR="00F353F4" w:rsidRPr="00F353F4" w:rsidRDefault="00F353F4" w:rsidP="00F353F4">
      <w:pPr>
        <w:spacing w:after="0"/>
        <w:ind w:firstLine="720"/>
        <w:rPr>
          <w:rFonts w:ascii="Times New Roman" w:hAnsi="Times New Roman" w:cs="Times New Roman"/>
          <w:sz w:val="24"/>
          <w:szCs w:val="24"/>
        </w:rPr>
      </w:pPr>
      <w:r w:rsidRPr="00F353F4">
        <w:rPr>
          <w:rFonts w:ascii="Times New Roman" w:hAnsi="Times New Roman" w:cs="Times New Roman"/>
          <w:sz w:val="24"/>
          <w:szCs w:val="24"/>
        </w:rPr>
        <w:t xml:space="preserve">For the period from 2013 to 2015, that corresponded to the period of the health data for the Emirate of Dubai-Northern Emirates, we used </w:t>
      </w:r>
      <w:r w:rsidRPr="004D4AC3">
        <w:rPr>
          <w:rFonts w:ascii="Times New Roman" w:hAnsi="Times New Roman" w:cs="Times New Roman"/>
          <w:b/>
          <w:sz w:val="24"/>
          <w:szCs w:val="24"/>
        </w:rPr>
        <w:t>ground measurement of PM</w:t>
      </w:r>
      <w:r w:rsidRPr="004D4AC3">
        <w:rPr>
          <w:rFonts w:ascii="Times New Roman" w:hAnsi="Times New Roman" w:cs="Times New Roman"/>
          <w:b/>
          <w:sz w:val="24"/>
          <w:szCs w:val="24"/>
          <w:vertAlign w:val="subscript"/>
        </w:rPr>
        <w:t>2.5</w:t>
      </w:r>
      <w:r w:rsidRPr="00F353F4">
        <w:rPr>
          <w:rFonts w:ascii="Times New Roman" w:hAnsi="Times New Roman" w:cs="Times New Roman"/>
          <w:sz w:val="24"/>
          <w:szCs w:val="24"/>
        </w:rPr>
        <w:t xml:space="preserve"> obtained from the </w:t>
      </w:r>
      <w:r w:rsidRPr="004D4AC3">
        <w:rPr>
          <w:rFonts w:ascii="Times New Roman" w:hAnsi="Times New Roman" w:cs="Times New Roman"/>
          <w:b/>
          <w:sz w:val="24"/>
          <w:szCs w:val="24"/>
        </w:rPr>
        <w:t>National Air Quality monitoring network</w:t>
      </w:r>
      <w:r w:rsidRPr="00F353F4">
        <w:rPr>
          <w:rFonts w:ascii="Times New Roman" w:hAnsi="Times New Roman" w:cs="Times New Roman"/>
          <w:sz w:val="24"/>
          <w:szCs w:val="24"/>
        </w:rPr>
        <w:t>. The overall time-series of PM</w:t>
      </w:r>
      <w:r w:rsidRPr="00F353F4">
        <w:rPr>
          <w:rFonts w:ascii="Times New Roman" w:hAnsi="Times New Roman" w:cs="Times New Roman"/>
          <w:sz w:val="24"/>
          <w:szCs w:val="24"/>
          <w:vertAlign w:val="subscript"/>
        </w:rPr>
        <w:t>2.5</w:t>
      </w:r>
      <w:r w:rsidRPr="00F353F4">
        <w:rPr>
          <w:rFonts w:ascii="Times New Roman" w:hAnsi="Times New Roman" w:cs="Times New Roman"/>
          <w:sz w:val="24"/>
          <w:szCs w:val="24"/>
        </w:rPr>
        <w:t xml:space="preserve"> concentrations in the UAE from 2011 to 2016 is shown in Figure 1. The seasonal pattern has been highlighted as well the linear trend observed in the overall dataset.</w:t>
      </w:r>
    </w:p>
    <w:p w14:paraId="5C613E2A" w14:textId="77777777" w:rsidR="00F353F4" w:rsidRDefault="00F353F4" w:rsidP="00F353F4">
      <w:pPr>
        <w:spacing w:after="0"/>
        <w:ind w:firstLine="720"/>
        <w:rPr>
          <w:rFonts w:ascii="Times New Roman" w:hAnsi="Times New Roman" w:cs="Times New Roman"/>
        </w:rPr>
      </w:pPr>
    </w:p>
    <w:p w14:paraId="199AABD9" w14:textId="77777777" w:rsidR="00F353F4" w:rsidRPr="00DF7048" w:rsidRDefault="00F353F4" w:rsidP="00F353F4">
      <w:pPr>
        <w:spacing w:after="0"/>
        <w:ind w:firstLine="720"/>
        <w:rPr>
          <w:rFonts w:ascii="Times New Roman" w:hAnsi="Times New Roman" w:cs="Times New Roman"/>
        </w:rPr>
      </w:pPr>
    </w:p>
    <w:p w14:paraId="5DBF6E76" w14:textId="59A9BCF9" w:rsidR="00F353F4" w:rsidRPr="00381075" w:rsidRDefault="00E31C24" w:rsidP="00155575">
      <w:pPr>
        <w:pStyle w:val="Heading2"/>
        <w:numPr>
          <w:ilvl w:val="0"/>
          <w:numId w:val="10"/>
        </w:numPr>
        <w:rPr>
          <w:i w:val="0"/>
          <w:color w:val="0070C0"/>
        </w:rPr>
      </w:pPr>
      <w:r w:rsidRPr="00155575">
        <w:rPr>
          <w:i w:val="0"/>
          <w:color w:val="0070C0"/>
        </w:rPr>
        <w:t xml:space="preserve"> </w:t>
      </w:r>
      <w:bookmarkStart w:id="9" w:name="_Toc487015433"/>
      <w:r w:rsidR="00F353F4" w:rsidRPr="00381075">
        <w:rPr>
          <w:i w:val="0"/>
          <w:color w:val="0070C0"/>
        </w:rPr>
        <w:t>Regression spline Model</w:t>
      </w:r>
      <w:bookmarkEnd w:id="9"/>
    </w:p>
    <w:p w14:paraId="13FD7B6A" w14:textId="77777777" w:rsidR="00F353F4" w:rsidRPr="00DF7048" w:rsidRDefault="00F353F4" w:rsidP="00F353F4"/>
    <w:p w14:paraId="7E743D1D" w14:textId="4B939A2A" w:rsidR="00F353F4" w:rsidRPr="0014634D" w:rsidRDefault="00F353F4" w:rsidP="00F353F4">
      <w:pPr>
        <w:spacing w:after="0"/>
        <w:ind w:firstLine="720"/>
        <w:rPr>
          <w:rFonts w:ascii="Times New Roman" w:hAnsi="Times New Roman" w:cs="Times New Roman"/>
          <w:strike/>
          <w:sz w:val="24"/>
          <w:szCs w:val="24"/>
        </w:rPr>
      </w:pPr>
      <w:r w:rsidRPr="0014634D">
        <w:rPr>
          <w:rFonts w:ascii="Times New Roman" w:hAnsi="Times New Roman" w:cs="Times New Roman"/>
          <w:sz w:val="24"/>
          <w:szCs w:val="24"/>
        </w:rPr>
        <w:t xml:space="preserve">For the estimation of relative rates of </w:t>
      </w:r>
      <w:r w:rsidRPr="00B6644A">
        <w:rPr>
          <w:rFonts w:ascii="Times New Roman" w:hAnsi="Times New Roman" w:cs="Times New Roman"/>
          <w:b/>
          <w:sz w:val="24"/>
          <w:szCs w:val="24"/>
        </w:rPr>
        <w:t>hospital admissions</w:t>
      </w:r>
      <w:r w:rsidRPr="0014634D">
        <w:rPr>
          <w:rFonts w:ascii="Times New Roman" w:hAnsi="Times New Roman" w:cs="Times New Roman"/>
          <w:sz w:val="24"/>
          <w:szCs w:val="24"/>
        </w:rPr>
        <w:t xml:space="preserve"> due to </w:t>
      </w:r>
      <w:r w:rsidRPr="00B6644A">
        <w:rPr>
          <w:rFonts w:ascii="Times New Roman" w:hAnsi="Times New Roman" w:cs="Times New Roman"/>
          <w:b/>
          <w:sz w:val="24"/>
          <w:szCs w:val="24"/>
        </w:rPr>
        <w:t>PM</w:t>
      </w:r>
      <w:r w:rsidRPr="00B6644A">
        <w:rPr>
          <w:rFonts w:ascii="Times New Roman" w:hAnsi="Times New Roman" w:cs="Times New Roman"/>
          <w:b/>
          <w:sz w:val="24"/>
          <w:szCs w:val="24"/>
          <w:vertAlign w:val="subscript"/>
        </w:rPr>
        <w:t>2.5</w:t>
      </w:r>
      <w:r w:rsidRPr="00B6644A">
        <w:rPr>
          <w:rFonts w:ascii="Times New Roman" w:hAnsi="Times New Roman" w:cs="Times New Roman"/>
          <w:b/>
          <w:sz w:val="24"/>
          <w:szCs w:val="24"/>
        </w:rPr>
        <w:t xml:space="preserve"> exposure</w:t>
      </w:r>
      <w:r w:rsidRPr="0014634D">
        <w:rPr>
          <w:rFonts w:ascii="Times New Roman" w:hAnsi="Times New Roman" w:cs="Times New Roman"/>
          <w:sz w:val="24"/>
          <w:szCs w:val="24"/>
        </w:rPr>
        <w:t>, a log-linear model</w:t>
      </w:r>
      <w:r w:rsidR="00900A8D">
        <w:rPr>
          <w:rFonts w:ascii="Times New Roman" w:hAnsi="Times New Roman" w:cs="Times New Roman"/>
          <w:sz w:val="24"/>
          <w:szCs w:val="24"/>
        </w:rPr>
        <w:t xml:space="preserve"> was used</w:t>
      </w:r>
      <w:r w:rsidRPr="0014634D">
        <w:rPr>
          <w:rFonts w:ascii="Times New Roman" w:hAnsi="Times New Roman" w:cs="Times New Roman"/>
          <w:sz w:val="24"/>
          <w:szCs w:val="24"/>
        </w:rPr>
        <w:t xml:space="preserve"> to describe the statistical relationship between one or more predictors (PM</w:t>
      </w:r>
      <w:r w:rsidRPr="0014634D">
        <w:rPr>
          <w:rFonts w:ascii="Times New Roman" w:hAnsi="Times New Roman" w:cs="Times New Roman"/>
          <w:sz w:val="24"/>
          <w:szCs w:val="24"/>
          <w:vertAlign w:val="subscript"/>
        </w:rPr>
        <w:t>2.5</w:t>
      </w:r>
      <w:r w:rsidRPr="0014634D">
        <w:rPr>
          <w:rFonts w:ascii="Times New Roman" w:hAnsi="Times New Roman" w:cs="Times New Roman"/>
          <w:sz w:val="24"/>
          <w:szCs w:val="24"/>
        </w:rPr>
        <w:t xml:space="preserve">) and a continuous response dependent variable (sum of hospital admissions or counts) </w:t>
      </w:r>
      <w:r w:rsidRPr="0014634D">
        <w:rPr>
          <w:rFonts w:ascii="Times New Roman" w:hAnsi="Times New Roman" w:cs="Times New Roman"/>
          <w:sz w:val="24"/>
          <w:szCs w:val="24"/>
        </w:rPr>
        <w:fldChar w:fldCharType="begin"/>
      </w:r>
      <w:r w:rsidRPr="0014634D">
        <w:rPr>
          <w:rFonts w:ascii="Times New Roman" w:hAnsi="Times New Roman" w:cs="Times New Roman"/>
          <w:sz w:val="24"/>
          <w:szCs w:val="24"/>
        </w:rPr>
        <w:instrText xml:space="preserve"> ADDIN ZOTERO_ITEM CSL_CITATION {"citationID":"o1SGcbfJ","properties":{"formattedCitation":"(Hastie and Tibshirani, 1990)","plainCitation":"(Hastie and Tibshirani, 1990)"},"citationItems":[{"id":3941,"uris":["http://zotero.org/users/2173587/items/XJ4H8P7Z"],"uri":["http://zotero.org/users/2173587/items/XJ4H8P7Z"],"itemData":{"id":3941,"type":"article-journal","title":"Generalized Additive Models, New York: Chapman and Hall","author":[{"family":"Hastie","given":"T.J."},{"family":"Tibshirani","given":"R.J."}],"issued":{"date-parts":[["1990"]]}}}],"schema":"https://github.com/citation-style-language/schema/raw/master/csl-citation.json"} </w:instrText>
      </w:r>
      <w:r w:rsidRPr="0014634D">
        <w:rPr>
          <w:rFonts w:ascii="Times New Roman" w:hAnsi="Times New Roman" w:cs="Times New Roman"/>
          <w:sz w:val="24"/>
          <w:szCs w:val="24"/>
        </w:rPr>
        <w:fldChar w:fldCharType="separate"/>
      </w:r>
      <w:r w:rsidRPr="0014634D">
        <w:rPr>
          <w:rFonts w:ascii="Times New Roman" w:hAnsi="Times New Roman" w:cs="Times New Roman"/>
          <w:sz w:val="24"/>
          <w:szCs w:val="24"/>
        </w:rPr>
        <w:t>(Hastie and Tibshirani, 1990)</w:t>
      </w:r>
      <w:r w:rsidRPr="0014634D">
        <w:rPr>
          <w:rFonts w:ascii="Times New Roman" w:hAnsi="Times New Roman" w:cs="Times New Roman"/>
          <w:sz w:val="24"/>
          <w:szCs w:val="24"/>
        </w:rPr>
        <w:fldChar w:fldCharType="end"/>
      </w:r>
      <w:r w:rsidRPr="0014634D">
        <w:rPr>
          <w:rFonts w:ascii="Times New Roman" w:hAnsi="Times New Roman" w:cs="Times New Roman"/>
          <w:sz w:val="24"/>
          <w:szCs w:val="24"/>
        </w:rPr>
        <w:t>. The response and the pred</w:t>
      </w:r>
      <w:r w:rsidR="00E9244D">
        <w:rPr>
          <w:rFonts w:ascii="Times New Roman" w:hAnsi="Times New Roman" w:cs="Times New Roman"/>
          <w:sz w:val="24"/>
          <w:szCs w:val="24"/>
        </w:rPr>
        <w:t>ictors are not linearly related therefore, a</w:t>
      </w:r>
      <w:r w:rsidRPr="0014634D">
        <w:rPr>
          <w:rFonts w:ascii="Times New Roman" w:hAnsi="Times New Roman" w:cs="Times New Roman"/>
          <w:sz w:val="24"/>
          <w:szCs w:val="24"/>
        </w:rPr>
        <w:t xml:space="preserve"> link function provides transforming the dependent variable into a linearly related variable to the predictors. The linear function of the predictor variable performs the regression using an iterative routine based on least squares.</w:t>
      </w:r>
    </w:p>
    <w:p w14:paraId="4C5976CC" w14:textId="77777777" w:rsidR="00F353F4" w:rsidRPr="0014634D" w:rsidRDefault="00F353F4" w:rsidP="00F353F4">
      <w:pPr>
        <w:spacing w:after="0"/>
        <w:ind w:firstLine="720"/>
        <w:rPr>
          <w:rFonts w:ascii="Times New Roman" w:hAnsi="Times New Roman" w:cs="Times New Roman"/>
          <w:sz w:val="24"/>
          <w:szCs w:val="24"/>
        </w:rPr>
      </w:pPr>
      <w:r w:rsidRPr="0014634D">
        <w:rPr>
          <w:rFonts w:ascii="Times New Roman" w:hAnsi="Times New Roman" w:cs="Times New Roman"/>
          <w:sz w:val="24"/>
          <w:szCs w:val="24"/>
        </w:rPr>
        <w:t>To predict the total count of hospital admissions due to exposure to PM</w:t>
      </w:r>
      <w:r w:rsidRPr="0014634D">
        <w:rPr>
          <w:rFonts w:ascii="Times New Roman" w:hAnsi="Times New Roman" w:cs="Times New Roman"/>
          <w:sz w:val="24"/>
          <w:szCs w:val="24"/>
          <w:vertAlign w:val="subscript"/>
        </w:rPr>
        <w:t>2.5</w:t>
      </w:r>
      <w:r w:rsidRPr="0014634D">
        <w:rPr>
          <w:rFonts w:ascii="Times New Roman" w:hAnsi="Times New Roman" w:cs="Times New Roman"/>
          <w:sz w:val="24"/>
          <w:szCs w:val="24"/>
        </w:rPr>
        <w:t xml:space="preserve">, we used a </w:t>
      </w:r>
      <w:r w:rsidRPr="00E9244D">
        <w:rPr>
          <w:rFonts w:ascii="Times New Roman" w:hAnsi="Times New Roman" w:cs="Times New Roman"/>
          <w:b/>
          <w:sz w:val="24"/>
          <w:szCs w:val="24"/>
        </w:rPr>
        <w:t>Generalized Linear Model (GLM)</w:t>
      </w:r>
      <w:r w:rsidRPr="0014634D">
        <w:rPr>
          <w:rFonts w:ascii="Times New Roman" w:hAnsi="Times New Roman" w:cs="Times New Roman"/>
          <w:sz w:val="24"/>
          <w:szCs w:val="24"/>
        </w:rPr>
        <w:t xml:space="preserve"> that is a regression that can be expressed as follow </w:t>
      </w:r>
      <w:r w:rsidRPr="0014634D">
        <w:rPr>
          <w:rFonts w:ascii="Times New Roman" w:hAnsi="Times New Roman" w:cs="Times New Roman"/>
          <w:sz w:val="24"/>
          <w:szCs w:val="24"/>
        </w:rPr>
        <w:fldChar w:fldCharType="begin"/>
      </w:r>
      <w:r w:rsidRPr="0014634D">
        <w:rPr>
          <w:rFonts w:ascii="Times New Roman" w:hAnsi="Times New Roman" w:cs="Times New Roman"/>
          <w:sz w:val="24"/>
          <w:szCs w:val="24"/>
        </w:rPr>
        <w:instrText xml:space="preserve"> ADDIN ZOTERO_ITEM CSL_CITATION {"citationID":"7dY1NxKg","properties":{"formattedCitation":"(Nelder and Wedderburn, 1972)","plainCitation":"(Nelder and Wedderburn, 1972)"},"citationItems":[{"id":3914,"uris":["http://zotero.org/users/2173587/items/IUKC2HCD"],"uri":["http://zotero.org/users/2173587/items/IUKC2HCD"],"itemData":{"id":3914,"type":"article-journal","title":"Generalized Linear Models","container-title":"J. R. Statist. Soc. A.","page":"p. 370","volume":"Part 3","author":[{"family":"Nelder","given":"J. A."},{"family":"Wedderburn","given":"R. W. M."}],"issued":{"date-parts":[["1972"]]}}}],"schema":"https://github.com/citation-style-language/schema/raw/master/csl-citation.json"} </w:instrText>
      </w:r>
      <w:r w:rsidRPr="0014634D">
        <w:rPr>
          <w:rFonts w:ascii="Times New Roman" w:hAnsi="Times New Roman" w:cs="Times New Roman"/>
          <w:sz w:val="24"/>
          <w:szCs w:val="24"/>
        </w:rPr>
        <w:fldChar w:fldCharType="separate"/>
      </w:r>
      <w:r w:rsidRPr="0014634D">
        <w:rPr>
          <w:rFonts w:ascii="Times New Roman" w:hAnsi="Times New Roman" w:cs="Times New Roman"/>
          <w:sz w:val="24"/>
          <w:szCs w:val="24"/>
        </w:rPr>
        <w:t>(Nelder and Wedderburn, 1972)</w:t>
      </w:r>
      <w:r w:rsidRPr="0014634D">
        <w:rPr>
          <w:rFonts w:ascii="Times New Roman" w:hAnsi="Times New Roman" w:cs="Times New Roman"/>
          <w:sz w:val="24"/>
          <w:szCs w:val="24"/>
        </w:rPr>
        <w:fldChar w:fldCharType="end"/>
      </w:r>
      <w:r w:rsidRPr="0014634D">
        <w:rPr>
          <w:rFonts w:ascii="Times New Roman" w:hAnsi="Times New Roman" w:cs="Times New Roman"/>
          <w:sz w:val="24"/>
          <w:szCs w:val="24"/>
        </w:rPr>
        <w:t>:</w:t>
      </w:r>
    </w:p>
    <w:p w14:paraId="1F2F544A" w14:textId="77777777" w:rsidR="00F353F4" w:rsidRPr="0014634D" w:rsidRDefault="00F353F4" w:rsidP="00F353F4">
      <w:pPr>
        <w:spacing w:after="0"/>
        <w:ind w:firstLine="720"/>
        <w:rPr>
          <w:rStyle w:val="apple-converted-space"/>
          <w:rFonts w:ascii="Times New Roman" w:hAnsi="Times New Roman" w:cs="Times New Roman"/>
          <w:sz w:val="24"/>
          <w:szCs w:val="24"/>
        </w:rPr>
      </w:pPr>
      <w:r w:rsidRPr="0014634D">
        <w:rPr>
          <w:rFonts w:ascii="Times New Roman" w:hAnsi="Times New Roman" w:cs="Times New Roman"/>
          <w:sz w:val="24"/>
          <w:szCs w:val="24"/>
        </w:rPr>
        <w:t xml:space="preserve"> </w:t>
      </w:r>
    </w:p>
    <w:p w14:paraId="75C16F19" w14:textId="77777777" w:rsidR="00F353F4" w:rsidRPr="0014634D" w:rsidRDefault="00D17DA1" w:rsidP="00F353F4">
      <w:pPr>
        <w:spacing w:after="0"/>
        <w:ind w:firstLine="720"/>
        <w:jc w:val="center"/>
        <w:rPr>
          <w:rStyle w:val="apple-converted-space"/>
          <w:rFonts w:ascii="Times New Roman" w:eastAsiaTheme="minorEastAsia" w:hAnsi="Times New Roman" w:cs="Times New Roman"/>
          <w:sz w:val="24"/>
          <w:szCs w:val="24"/>
        </w:rPr>
      </w:pPr>
      <m:oMath>
        <m:sSub>
          <m:sSubPr>
            <m:ctrlPr>
              <w:rPr>
                <w:rStyle w:val="apple-converted-space"/>
                <w:rFonts w:ascii="Cambria Math" w:eastAsiaTheme="minorEastAsia" w:hAnsi="Cambria Math" w:cs="Times New Roman"/>
                <w:i/>
                <w:sz w:val="24"/>
                <w:szCs w:val="24"/>
              </w:rPr>
            </m:ctrlPr>
          </m:sSubPr>
          <m:e>
            <m:r>
              <w:rPr>
                <w:rStyle w:val="apple-converted-space"/>
                <w:rFonts w:ascii="Cambria Math" w:eastAsiaTheme="minorEastAsia" w:hAnsi="Cambria Math" w:cs="Times New Roman"/>
                <w:sz w:val="24"/>
                <w:szCs w:val="24"/>
              </w:rPr>
              <m:t>counts</m:t>
            </m:r>
          </m:e>
          <m:sub>
            <m:r>
              <w:rPr>
                <w:rStyle w:val="apple-converted-space"/>
                <w:rFonts w:ascii="Cambria Math" w:eastAsiaTheme="minorEastAsia" w:hAnsi="Cambria Math" w:cs="Times New Roman"/>
                <w:sz w:val="24"/>
                <w:szCs w:val="24"/>
              </w:rPr>
              <m:t>admissions</m:t>
            </m:r>
          </m:sub>
        </m:sSub>
        <m:r>
          <w:rPr>
            <w:rStyle w:val="apple-converted-space"/>
            <w:rFonts w:ascii="Cambria Math" w:eastAsiaTheme="minorEastAsia" w:hAnsi="Cambria Math" w:cs="Times New Roman"/>
            <w:sz w:val="24"/>
            <w:szCs w:val="24"/>
          </w:rPr>
          <m:t>=</m:t>
        </m:r>
        <m:sSup>
          <m:sSupPr>
            <m:ctrlPr>
              <w:rPr>
                <w:rStyle w:val="apple-converted-space"/>
                <w:rFonts w:ascii="Cambria Math" w:eastAsiaTheme="minorEastAsia" w:hAnsi="Cambria Math" w:cs="Times New Roman"/>
                <w:i/>
                <w:sz w:val="24"/>
                <w:szCs w:val="24"/>
              </w:rPr>
            </m:ctrlPr>
          </m:sSupPr>
          <m:e>
            <m:r>
              <w:rPr>
                <w:rStyle w:val="apple-converted-space"/>
                <w:rFonts w:ascii="Cambria Math" w:eastAsiaTheme="minorEastAsia" w:hAnsi="Cambria Math" w:cs="Times New Roman"/>
                <w:sz w:val="24"/>
                <w:szCs w:val="24"/>
              </w:rPr>
              <m:t>g</m:t>
            </m:r>
          </m:e>
          <m:sup>
            <m:r>
              <w:rPr>
                <w:rStyle w:val="apple-converted-space"/>
                <w:rFonts w:ascii="Cambria Math" w:eastAsiaTheme="minorEastAsia" w:hAnsi="Cambria Math" w:cs="Times New Roman"/>
                <w:sz w:val="24"/>
                <w:szCs w:val="24"/>
              </w:rPr>
              <m:t>-1</m:t>
            </m:r>
          </m:sup>
        </m:sSup>
        <m:d>
          <m:dPr>
            <m:ctrlPr>
              <w:rPr>
                <w:rStyle w:val="apple-converted-space"/>
                <w:rFonts w:ascii="Cambria Math" w:eastAsiaTheme="minorEastAsia" w:hAnsi="Cambria Math" w:cs="Times New Roman"/>
                <w:i/>
                <w:sz w:val="24"/>
                <w:szCs w:val="24"/>
              </w:rPr>
            </m:ctrlPr>
          </m:dPr>
          <m:e>
            <m:sSub>
              <m:sSubPr>
                <m:ctrlPr>
                  <w:rPr>
                    <w:rStyle w:val="apple-converted-space"/>
                    <w:rFonts w:ascii="Cambria Math" w:eastAsiaTheme="minorEastAsia" w:hAnsi="Cambria Math" w:cs="Times New Roman"/>
                    <w:i/>
                    <w:sz w:val="24"/>
                    <w:szCs w:val="24"/>
                  </w:rPr>
                </m:ctrlPr>
              </m:sSubPr>
              <m:e>
                <m:r>
                  <w:rPr>
                    <w:rStyle w:val="apple-converted-space"/>
                    <w:rFonts w:ascii="Cambria Math" w:eastAsiaTheme="minorEastAsia" w:hAnsi="Cambria Math" w:cs="Times New Roman"/>
                    <w:sz w:val="24"/>
                    <w:szCs w:val="24"/>
                  </w:rPr>
                  <m:t>PM</m:t>
                </m:r>
              </m:e>
              <m:sub>
                <m:r>
                  <w:rPr>
                    <w:rStyle w:val="apple-converted-space"/>
                    <w:rFonts w:ascii="Cambria Math" w:eastAsiaTheme="minorEastAsia" w:hAnsi="Cambria Math" w:cs="Times New Roman"/>
                    <w:sz w:val="24"/>
                    <w:szCs w:val="24"/>
                  </w:rPr>
                  <m:t>2.5</m:t>
                </m:r>
              </m:sub>
            </m:sSub>
            <m:r>
              <w:rPr>
                <w:rStyle w:val="apple-converted-space"/>
                <w:rFonts w:ascii="Cambria Math" w:eastAsiaTheme="minorEastAsia" w:hAnsi="Cambria Math" w:cs="Times New Roman"/>
                <w:sz w:val="24"/>
                <w:szCs w:val="24"/>
              </w:rPr>
              <m:t>*β</m:t>
            </m:r>
          </m:e>
        </m:d>
        <m:r>
          <w:rPr>
            <w:rStyle w:val="apple-converted-space"/>
            <w:rFonts w:ascii="Cambria Math" w:eastAsiaTheme="minorEastAsia" w:hAnsi="Cambria Math" w:cs="Times New Roman"/>
            <w:sz w:val="24"/>
            <w:szCs w:val="24"/>
          </w:rPr>
          <m:t xml:space="preserve"> ~ Poisson(μ) </m:t>
        </m:r>
      </m:oMath>
      <w:r w:rsidR="00F353F4" w:rsidRPr="0014634D">
        <w:rPr>
          <w:rStyle w:val="apple-converted-space"/>
          <w:rFonts w:ascii="Times New Roman" w:eastAsiaTheme="minorEastAsia" w:hAnsi="Times New Roman" w:cs="Times New Roman"/>
          <w:sz w:val="24"/>
          <w:szCs w:val="24"/>
        </w:rPr>
        <w:t xml:space="preserve">                 (1)</w:t>
      </w:r>
    </w:p>
    <w:p w14:paraId="18D01895" w14:textId="77777777" w:rsidR="00F353F4" w:rsidRPr="0014634D" w:rsidRDefault="00F353F4" w:rsidP="00F353F4">
      <w:pPr>
        <w:spacing w:after="0"/>
        <w:ind w:firstLine="720"/>
        <w:jc w:val="center"/>
        <w:rPr>
          <w:rStyle w:val="apple-converted-space"/>
          <w:rFonts w:ascii="Times New Roman" w:eastAsiaTheme="minorEastAsia" w:hAnsi="Times New Roman" w:cs="Times New Roman"/>
          <w:sz w:val="24"/>
          <w:szCs w:val="24"/>
        </w:rPr>
      </w:pPr>
    </w:p>
    <w:p w14:paraId="024BC168" w14:textId="77777777" w:rsidR="00F353F4" w:rsidRPr="0014634D" w:rsidRDefault="00F353F4" w:rsidP="00F353F4">
      <w:pPr>
        <w:spacing w:after="0"/>
        <w:ind w:firstLine="720"/>
        <w:rPr>
          <w:rFonts w:ascii="Times New Roman" w:hAnsi="Times New Roman" w:cs="Times New Roman"/>
          <w:sz w:val="24"/>
          <w:szCs w:val="24"/>
        </w:rPr>
      </w:pPr>
      <w:r w:rsidRPr="0014634D">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counts</m:t>
            </m:r>
          </m:e>
          <m:sub>
            <m:r>
              <w:rPr>
                <w:rFonts w:ascii="Cambria Math" w:hAnsi="Cambria Math" w:cs="Times New Roman"/>
                <w:sz w:val="24"/>
                <w:szCs w:val="24"/>
              </w:rPr>
              <m:t>admissions</m:t>
            </m:r>
          </m:sub>
        </m:sSub>
      </m:oMath>
      <w:r w:rsidRPr="0014634D">
        <w:rPr>
          <w:rFonts w:ascii="Symbol" w:hAnsi="Symbol" w:cs="Times New Roman"/>
          <w:sz w:val="24"/>
          <w:szCs w:val="24"/>
        </w:rPr>
        <w:t></w:t>
      </w:r>
      <w:r w:rsidRPr="0014634D">
        <w:rPr>
          <w:rFonts w:ascii="Times New Roman" w:hAnsi="Times New Roman" w:cs="Times New Roman"/>
          <w:sz w:val="24"/>
          <w:szCs w:val="24"/>
        </w:rPr>
        <w:t xml:space="preserve">is the expected or predicted hospital admissions, </w:t>
      </w:r>
      <m:oMath>
        <m:r>
          <w:rPr>
            <w:rStyle w:val="apple-converted-space"/>
            <w:rFonts w:ascii="Cambria Math" w:eastAsiaTheme="minorEastAsia" w:hAnsi="Cambria Math" w:cs="Times New Roman"/>
            <w:sz w:val="24"/>
            <w:szCs w:val="24"/>
          </w:rPr>
          <m:t>(</m:t>
        </m:r>
        <m:sSub>
          <m:sSubPr>
            <m:ctrlPr>
              <w:rPr>
                <w:rStyle w:val="apple-converted-space"/>
                <w:rFonts w:ascii="Cambria Math" w:eastAsiaTheme="minorEastAsia" w:hAnsi="Cambria Math" w:cs="Times New Roman"/>
                <w:i/>
                <w:sz w:val="24"/>
                <w:szCs w:val="24"/>
              </w:rPr>
            </m:ctrlPr>
          </m:sSubPr>
          <m:e>
            <m:r>
              <w:rPr>
                <w:rStyle w:val="apple-converted-space"/>
                <w:rFonts w:ascii="Cambria Math" w:eastAsiaTheme="minorEastAsia" w:hAnsi="Cambria Math" w:cs="Times New Roman"/>
                <w:sz w:val="24"/>
                <w:szCs w:val="24"/>
              </w:rPr>
              <m:t>PM</m:t>
            </m:r>
          </m:e>
          <m:sub>
            <m:r>
              <w:rPr>
                <w:rStyle w:val="apple-converted-space"/>
                <w:rFonts w:ascii="Cambria Math" w:eastAsiaTheme="minorEastAsia" w:hAnsi="Cambria Math" w:cs="Times New Roman"/>
                <w:sz w:val="24"/>
                <w:szCs w:val="24"/>
              </w:rPr>
              <m:t>2.5</m:t>
            </m:r>
          </m:sub>
        </m:sSub>
        <m:r>
          <w:rPr>
            <w:rStyle w:val="apple-converted-space"/>
            <w:rFonts w:ascii="Cambria Math" w:eastAsiaTheme="minorEastAsia" w:hAnsi="Cambria Math" w:cs="Times New Roman"/>
            <w:sz w:val="24"/>
            <w:szCs w:val="24"/>
          </w:rPr>
          <m:t>*β)</m:t>
        </m:r>
      </m:oMath>
      <w:r w:rsidRPr="0014634D">
        <w:rPr>
          <w:rFonts w:ascii="Times New Roman" w:hAnsi="Times New Roman" w:cs="Times New Roman"/>
          <w:sz w:val="24"/>
          <w:szCs w:val="24"/>
        </w:rPr>
        <w:t xml:space="preserve"> is the linear predictor coefficient (</w:t>
      </w:r>
      <w:r w:rsidRPr="00981801">
        <w:rPr>
          <w:rFonts w:ascii="Symbol" w:hAnsi="Symbol" w:cs="Times New Roman"/>
          <w:b/>
          <w:i/>
          <w:sz w:val="24"/>
          <w:szCs w:val="24"/>
        </w:rPr>
        <w:t></w:t>
      </w:r>
      <w:r w:rsidRPr="0014634D">
        <w:rPr>
          <w:rFonts w:ascii="Times New Roman" w:hAnsi="Times New Roman" w:cs="Times New Roman"/>
          <w:i/>
          <w:sz w:val="24"/>
          <w:szCs w:val="24"/>
        </w:rPr>
        <w:t xml:space="preserve"> </w:t>
      </w:r>
      <w:r w:rsidRPr="0014634D">
        <w:rPr>
          <w:rFonts w:ascii="Times New Roman" w:hAnsi="Times New Roman" w:cs="Times New Roman"/>
          <w:sz w:val="24"/>
          <w:szCs w:val="24"/>
        </w:rPr>
        <w:t xml:space="preserve">is the slope and the intercept) and it can be a linear combination of parameters; </w:t>
      </w:r>
      <m:oMath>
        <m:sSup>
          <m:sSupPr>
            <m:ctrlPr>
              <w:rPr>
                <w:rStyle w:val="apple-converted-space"/>
                <w:rFonts w:ascii="Cambria Math" w:eastAsiaTheme="minorEastAsia" w:hAnsi="Cambria Math" w:cs="Times New Roman"/>
                <w:i/>
                <w:sz w:val="24"/>
                <w:szCs w:val="24"/>
              </w:rPr>
            </m:ctrlPr>
          </m:sSupPr>
          <m:e>
            <m:r>
              <w:rPr>
                <w:rStyle w:val="apple-converted-space"/>
                <w:rFonts w:ascii="Cambria Math" w:eastAsiaTheme="minorEastAsia" w:hAnsi="Cambria Math" w:cs="Times New Roman"/>
                <w:sz w:val="24"/>
                <w:szCs w:val="24"/>
              </w:rPr>
              <m:t>g</m:t>
            </m:r>
          </m:e>
          <m:sup>
            <m:r>
              <w:rPr>
                <w:rStyle w:val="apple-converted-space"/>
                <w:rFonts w:ascii="Cambria Math" w:eastAsiaTheme="minorEastAsia" w:hAnsi="Cambria Math" w:cs="Times New Roman"/>
                <w:sz w:val="24"/>
                <w:szCs w:val="24"/>
              </w:rPr>
              <m:t>-1</m:t>
            </m:r>
          </m:sup>
        </m:sSup>
      </m:oMath>
      <w:r w:rsidRPr="0014634D">
        <w:rPr>
          <w:rFonts w:ascii="Times New Roman" w:hAnsi="Times New Roman" w:cs="Times New Roman"/>
          <w:sz w:val="24"/>
          <w:szCs w:val="24"/>
        </w:rPr>
        <w:t xml:space="preserve"> is the link function that is usually assumed following a normal distribution.</w:t>
      </w:r>
      <m:oMath>
        <m:r>
          <w:rPr>
            <w:rStyle w:val="apple-converted-space"/>
            <w:rFonts w:ascii="Cambria Math" w:eastAsiaTheme="minorEastAsia" w:hAnsi="Cambria Math" w:cs="Times New Roman"/>
            <w:sz w:val="24"/>
            <w:szCs w:val="24"/>
          </w:rPr>
          <m:t xml:space="preserve"> μ</m:t>
        </m:r>
      </m:oMath>
      <w:r w:rsidRPr="0014634D">
        <w:rPr>
          <w:rFonts w:ascii="Times New Roman" w:hAnsi="Times New Roman" w:cs="Times New Roman"/>
          <w:sz w:val="24"/>
          <w:szCs w:val="24"/>
        </w:rPr>
        <w:t xml:space="preserve"> is the mean of the distribution and usually depends on the independent variable PM</w:t>
      </w:r>
      <w:r w:rsidRPr="0014634D">
        <w:rPr>
          <w:rFonts w:ascii="Times New Roman" w:hAnsi="Times New Roman" w:cs="Times New Roman"/>
          <w:sz w:val="24"/>
          <w:szCs w:val="24"/>
          <w:vertAlign w:val="subscript"/>
        </w:rPr>
        <w:t>2.5</w:t>
      </w:r>
      <w:r w:rsidRPr="0014634D">
        <w:rPr>
          <w:rFonts w:ascii="Times New Roman" w:hAnsi="Times New Roman" w:cs="Times New Roman"/>
          <w:sz w:val="24"/>
          <w:szCs w:val="24"/>
        </w:rPr>
        <w:t xml:space="preserve">. </w:t>
      </w:r>
    </w:p>
    <w:p w14:paraId="620259F3" w14:textId="253C28F0" w:rsidR="00F353F4" w:rsidRPr="00E31C24" w:rsidRDefault="00F353F4" w:rsidP="00E31C24">
      <w:pPr>
        <w:spacing w:after="0"/>
        <w:rPr>
          <w:rFonts w:ascii="Times New Roman" w:eastAsiaTheme="minorEastAsia" w:hAnsi="Times New Roman" w:cs="Times New Roman"/>
          <w:sz w:val="24"/>
          <w:szCs w:val="24"/>
        </w:rPr>
      </w:pPr>
      <w:r w:rsidRPr="0014634D">
        <w:rPr>
          <w:rFonts w:ascii="Times New Roman" w:hAnsi="Times New Roman" w:cs="Times New Roman"/>
          <w:sz w:val="24"/>
          <w:szCs w:val="24"/>
        </w:rPr>
        <w:t xml:space="preserve">The response variable </w:t>
      </w:r>
      <m:oMath>
        <m:sSub>
          <m:sSubPr>
            <m:ctrlPr>
              <w:rPr>
                <w:rFonts w:ascii="Cambria Math" w:hAnsi="Cambria Math" w:cs="Times New Roman"/>
                <w:i/>
                <w:sz w:val="24"/>
                <w:szCs w:val="24"/>
              </w:rPr>
            </m:ctrlPr>
          </m:sSubPr>
          <m:e>
            <m:r>
              <w:rPr>
                <w:rFonts w:ascii="Cambria Math" w:hAnsi="Cambria Math" w:cs="Times New Roman"/>
                <w:sz w:val="24"/>
                <w:szCs w:val="24"/>
              </w:rPr>
              <m:t>counts</m:t>
            </m:r>
          </m:e>
          <m:sub>
            <m:r>
              <w:rPr>
                <w:rFonts w:ascii="Cambria Math" w:hAnsi="Cambria Math" w:cs="Times New Roman"/>
                <w:sz w:val="24"/>
                <w:szCs w:val="24"/>
              </w:rPr>
              <m:t>admissions</m:t>
            </m:r>
          </m:sub>
        </m:sSub>
      </m:oMath>
      <w:r w:rsidRPr="0014634D">
        <w:rPr>
          <w:rStyle w:val="apple-converted-space"/>
          <w:rFonts w:ascii="Arial" w:hAnsi="Arial" w:cs="Arial"/>
          <w:sz w:val="24"/>
          <w:szCs w:val="24"/>
          <w:shd w:val="clear" w:color="auto" w:fill="FFFFFF"/>
        </w:rPr>
        <w:t xml:space="preserve"> </w:t>
      </w:r>
      <w:r w:rsidRPr="0014634D">
        <w:rPr>
          <w:rFonts w:ascii="Times New Roman" w:hAnsi="Times New Roman" w:cs="Times New Roman"/>
          <w:sz w:val="24"/>
          <w:szCs w:val="24"/>
        </w:rPr>
        <w:t xml:space="preserve"> is assumed to be from a particular </w:t>
      </w:r>
      <w:hyperlink r:id="rId8" w:tooltip="Probability distribution" w:history="1">
        <w:r w:rsidRPr="0014634D">
          <w:rPr>
            <w:rFonts w:ascii="Times New Roman" w:hAnsi="Times New Roman" w:cs="Times New Roman"/>
            <w:sz w:val="24"/>
            <w:szCs w:val="24"/>
          </w:rPr>
          <w:t>distribution</w:t>
        </w:r>
      </w:hyperlink>
      <w:r w:rsidRPr="0014634D">
        <w:rPr>
          <w:rFonts w:ascii="Times New Roman" w:hAnsi="Times New Roman" w:cs="Times New Roman"/>
          <w:sz w:val="24"/>
          <w:szCs w:val="24"/>
        </w:rPr>
        <w:t> in the </w:t>
      </w:r>
      <w:hyperlink r:id="rId9" w:tooltip="Exponential family" w:history="1">
        <w:r w:rsidRPr="0014634D">
          <w:rPr>
            <w:rFonts w:ascii="Times New Roman" w:hAnsi="Times New Roman" w:cs="Times New Roman"/>
            <w:sz w:val="24"/>
            <w:szCs w:val="24"/>
          </w:rPr>
          <w:t>exponential family</w:t>
        </w:r>
      </w:hyperlink>
      <w:r w:rsidRPr="0014634D">
        <w:rPr>
          <w:rFonts w:ascii="Times New Roman" w:hAnsi="Times New Roman" w:cs="Times New Roman"/>
          <w:sz w:val="24"/>
          <w:szCs w:val="24"/>
        </w:rPr>
        <w:t xml:space="preserve">. For the present analysis, we chose the </w:t>
      </w:r>
      <w:hyperlink r:id="rId10" w:tooltip="Poisson distribution" w:history="1">
        <w:r w:rsidRPr="00E9244D">
          <w:rPr>
            <w:rFonts w:ascii="Times New Roman" w:hAnsi="Times New Roman" w:cs="Times New Roman"/>
            <w:b/>
            <w:sz w:val="24"/>
            <w:szCs w:val="24"/>
          </w:rPr>
          <w:t>Poisson</w:t>
        </w:r>
      </w:hyperlink>
      <w:r w:rsidRPr="00E9244D">
        <w:rPr>
          <w:rFonts w:ascii="Times New Roman" w:hAnsi="Times New Roman" w:cs="Times New Roman"/>
          <w:b/>
          <w:sz w:val="24"/>
          <w:szCs w:val="24"/>
        </w:rPr>
        <w:t xml:space="preserve"> distribution </w:t>
      </w:r>
      <w:r w:rsidRPr="0014634D">
        <w:rPr>
          <w:rFonts w:ascii="Times New Roman" w:hAnsi="Times New Roman" w:cs="Times New Roman"/>
          <w:sz w:val="24"/>
          <w:szCs w:val="24"/>
        </w:rPr>
        <w:t xml:space="preserve">and the GLM was carried out using the </w:t>
      </w:r>
      <w:r w:rsidRPr="00E9244D">
        <w:rPr>
          <w:rFonts w:ascii="Times New Roman" w:hAnsi="Times New Roman" w:cs="Times New Roman"/>
          <w:b/>
          <w:sz w:val="24"/>
          <w:szCs w:val="24"/>
        </w:rPr>
        <w:t>R software (package “stats”)</w:t>
      </w:r>
      <w:r w:rsidRPr="0014634D">
        <w:rPr>
          <w:rFonts w:ascii="Times New Roman" w:hAnsi="Times New Roman" w:cs="Times New Roman"/>
          <w:sz w:val="24"/>
          <w:szCs w:val="24"/>
        </w:rPr>
        <w:t xml:space="preserve">. The Poisson distribution is commonly used as an effective technique to analyze data in time-series and case-crossover studies of the health effects of ambient pollutants </w:t>
      </w:r>
      <w:r w:rsidRPr="0014634D">
        <w:rPr>
          <w:rFonts w:ascii="Times New Roman" w:hAnsi="Times New Roman" w:cs="Times New Roman"/>
          <w:sz w:val="24"/>
          <w:szCs w:val="24"/>
        </w:rPr>
        <w:fldChar w:fldCharType="begin"/>
      </w:r>
      <w:r w:rsidRPr="0014634D">
        <w:rPr>
          <w:rFonts w:ascii="Times New Roman" w:hAnsi="Times New Roman" w:cs="Times New Roman"/>
          <w:sz w:val="24"/>
          <w:szCs w:val="24"/>
        </w:rPr>
        <w:instrText xml:space="preserve"> ADDIN ZOTERO_ITEM CSL_CITATION {"citationID":"a8ola2t66b","properties":{"formattedCitation":"(Thurston et al., 1992; Wordley et al., 1997; Zhang et al., 2016)","plainCitation":"(Thurston et al., 1992; Wordley et al., 1997; Zhang et al., 2016)"},"citationItems":[{"id":3992,"uris":["http://zotero.org/users/2173587/items/8RZ5PNHJ"],"uri":["http://zotero.org/users/2173587/items/8RZ5PNHJ"],"itemData":{"id":3992,"type":"article-journal","title":"A multi-year study of air pollution and respiratory hospital admissions in three New York State metropolitan areas: results for 1988 and 1989 summers","container-title":"Journal of Exposure Analysis and Environmental Epidemiology","page":"429-450","volume":"2","issue":"4","source":"PubMed","abstract":"As part of a multi-year study of air pollution and respiratory hospital admissions in the Buffalo, Albany, and New York City, New York, metropolitan areas, filter samples were collected daily at suburban air monitoring sites and analyzed for their content of particulate phase aerosol strong acidity (i.e., hydrogen ion, H+) and sulfate (SO4 = ). In addition, daily hospital admissions for respiratory causes, other community air pollutant measurements (e.g., ozone, O3), and meteorological data (e.g., temperature) were also obtained for these metropolitan areas. The summer months (June-August) were selected for analysis because that is when the highest H+ (and O3) are usually experienced at these sites, and because these months are rarely complicated by other major influences (e.g., high pollen counts). Thus, any pollution-admissions relationships were expected to be most clearly discernible in this season. Prior to the health effects analysis, the summer admissions and environmental data were first detrended to eliminate long-wave autocorrelations, and day-of-week effects were removed via regression. Cross-correlations of the filtered 1988 and 1989 admissions and environmental data revealed strong associations between elevated summer haze pollution (i.e., H+, SO4 =, and O3) and increased total respiratory and asthma admissions on the same day and/or on subsequent days in Buffalo and New York City, especially during the summer of 1988 (when pollution levels were more extreme). Regression analyses indicated that the pollution-admissions associations remained significant (p &lt; 0.05) even after the simultaneous inclusion of lagged daily maximum temperature. Mean effects calculations for these cities indicated that summertime haze can play a significant role in the occurrence of respiratory admissions in that season: accounting for an average 6 to 24% of 1988 Buffalo and NYC asthma admissions (depending on the pollutant index employed). O3 consistently had the highest mean effects estimates. Relative risk (RR) calculations indicated that the risk of admission for asthma was increased by a factor of 1.19 to 1.43 in these cities on maximum 1988 summertime pollution days, with H+ consistently having the highest RR estimates. These results are consistent with the hypothesis that ambient acid aerosol peaks (e.g., H+ &gt; or = 100 nmol/m3) can potentiate the respiratory disease effects of O3. Associations were weaker in the less urbanized Albany metropolitan area and in the New York City (NYC) suburbs, even though the NYC suburban O3 exposures were similar to (and the H+ concentrations may even be somewhat higher than) those in the center city.(ABSTRACT TRUNCATED AT 400 WORDS)","ISSN":"1053-4245","note":"PMID: 1336418","shortTitle":"A multi-year study of air pollution and respiratory hospital admissions in three New York State metropolitan areas","journalAbbreviation":"J Expo Anal Environ Epidemiol","language":"eng","author":[{"family":"Thurston","given":"G. D."},{"family":"Ito","given":"K."},{"family":"Kinney","given":"P. L."},{"family":"Lippmann","given":"M."}],"issued":{"date-parts":[["1992",12]]}},"label":"page"},{"id":3994,"uris":["http://zotero.org/users/2173587/items/T3P64DEE"],"uri":["http://zotero.org/users/2173587/items/T3P64DEE"],"itemData":{"id":3994,"type":"article-journal","title":"Short term variations in hospital admissions and mortality and particulate air pollution.","container-title":"Occupational and Environmental Medicine","page":"108-116","volume":"54","issue":"2","source":"PubMed Central","abstract":"OBJECTIVES: To determine the presence and magnitude of any relation between short term variations in ambient concentrations of particulate matter under 10 microns in diameter (PM10) and hospital admissions and mortality in Birmingham, United Kingdom. To find the relative risk associated with various concentrations of PM10, and to estimate the potential public health benefit of reducing PM10 to below various thresholds. METHODS: Retrospective ecological study. Air pollution data were taken from a national network monitoring station between 1 April 1992 and 31 March 1994, and weather data for the same period from the University of Birmingham Weather Service. Daily total hospital admissions for the same period for asthma, bronchitis, pneumonia, chronic obstructive pulmonary disease (COPD), acute ischaemic heart disease, acute cerebrovascular disease, all respiratory conditions, and all circulatory conditions were obtained from the West Midlands Regional Health Authority, as well as daily total deaths from 1 April 1992 to 31 December 1994 for chronic obstructive pulmonary disease, pneumonia, all respiratory diseases, all circulatory diseases, and all causes. Multiple linear regression models were constructed after adjusting for confounding factors (day of week, month, linear trend, relative humidity, and temperature). Relative risk of admission at various thresholds of PM10 was calculated with the model, by comparing risk of admission over the threshold with mean risk of admission over the whole period. Potential public health benefits at various thresholds were calculated with the model to predict the number of admissions of deaths that could be saved if, on each day that the PM10 had exceeded that threshold, it had instead been kept at the threshold level. RESULTS: Significant associations were found between all respiratory admissions, cerebrovascular admissions, and bronchitis admissions and PM10 on the same day. Pneumonia, all respiratory admissions, and asthma admissions were significantly associated with the mean PM10 values for the past three days. Deaths from COPD, all circulatory deaths, and all causes mortality were significantly associated with PM10 24 hours previously, and COPD deaths also with PM10 on the same day. The effect of a 10 micrograms/m3 rise in PM10 was estimated to represent a 2.4% increase in respiratory admissions, a 2.1% increase in cerebrovascular admissions, and a 1.1% increase in all causes mortality. In a population of 1 million, this would represent 0.5 extra respiratory admissions and 0.3 extra deaths. The increase in relative risk was linear without evidence of a threshold. The impact of reducing PM10 to below 70 micrograms/m3 would be small, representing less than 0.1% of respiratory admissions and 0.2% all causes mortality. The impact would be greater at lower thresholds. CONCLUSION: Ambient outdoor concentrations of PM10 in the United Kingdom are significantly associated with several indicators of acute health effect. These associations are similar to and consistent with other studies. However, the estimated size of the public health effect is small, accounting for only a small proportion of hospital admissions and mortality over a two year period.","ISSN":"1351-0711","note":"PMID: 9072018\nPMCID: PMC1128660","journalAbbreviation":"Occup Environ Med","author":[{"family":"Wordley","given":"J"},{"family":"Walters","given":"S"},{"family":"Ayres","given":"J G"}],"issued":{"date-parts":[["1997",2]]}},"label":"page"},{"id":3928,"uris":["http://zotero.org/users/2173587/items/9UNPDBND"],"uri":["http://zotero.org/users/2173587/items/9UNPDBND"],"itemData":{"id":3928,"type":"article-journal","title":"A Systematic Review of Global Desert Dust and Associated Human Health Effects","container-title":"Atmosphere","page":"158","volume":"7","source":"NASA ADS","abstract":"Not Available","DOI":"10.3390/atmos7120158","journalAbbreviation":"Atmosphere","author":[{"family":"Zhang","given":"Xuelei"},{"family":"Zhao","given":"Lijing"},{"family":"Tong","given":"Daniel"},{"family":"Wu","given":"Guangjian"},{"family":"Dan","given":"Mo"},{"family":"Teng","given":"Bo"}],"issued":{"date-parts":[["2016",12,1]]}},"label":"page"}],"schema":"https://github.com/citation-style-language/schema/raw/master/csl-citation.json"} </w:instrText>
      </w:r>
      <w:r w:rsidRPr="0014634D">
        <w:rPr>
          <w:rFonts w:ascii="Times New Roman" w:hAnsi="Times New Roman" w:cs="Times New Roman"/>
          <w:sz w:val="24"/>
          <w:szCs w:val="24"/>
        </w:rPr>
        <w:fldChar w:fldCharType="separate"/>
      </w:r>
      <w:r w:rsidRPr="0014634D">
        <w:rPr>
          <w:rFonts w:ascii="Times New Roman" w:hAnsi="Times New Roman" w:cs="Times New Roman"/>
          <w:sz w:val="24"/>
          <w:szCs w:val="24"/>
        </w:rPr>
        <w:t>(Thurston et al., 1992; Wordley et al., 1997; Zhang et al., 2016)</w:t>
      </w:r>
      <w:r w:rsidRPr="0014634D">
        <w:rPr>
          <w:rFonts w:ascii="Times New Roman" w:hAnsi="Times New Roman" w:cs="Times New Roman"/>
          <w:sz w:val="24"/>
          <w:szCs w:val="24"/>
        </w:rPr>
        <w:fldChar w:fldCharType="end"/>
      </w:r>
      <w:r w:rsidRPr="0014634D">
        <w:rPr>
          <w:rFonts w:ascii="Times New Roman" w:hAnsi="Times New Roman" w:cs="Times New Roman"/>
          <w:sz w:val="24"/>
          <w:szCs w:val="24"/>
        </w:rPr>
        <w:t>. In typical Poisson regression analyses, events (hospital admissions) are tabulated by categorizing predictor variables (PM</w:t>
      </w:r>
      <w:r w:rsidRPr="0014634D">
        <w:rPr>
          <w:rFonts w:ascii="Times New Roman" w:hAnsi="Times New Roman" w:cs="Times New Roman"/>
          <w:sz w:val="24"/>
          <w:szCs w:val="24"/>
          <w:vertAlign w:val="subscript"/>
        </w:rPr>
        <w:t>2.5</w:t>
      </w:r>
      <w:r w:rsidRPr="0014634D">
        <w:rPr>
          <w:rFonts w:ascii="Times New Roman" w:hAnsi="Times New Roman" w:cs="Times New Roman"/>
          <w:sz w:val="24"/>
          <w:szCs w:val="24"/>
        </w:rPr>
        <w:t xml:space="preserve">) that were originally measured on a continuous scale. We allowed for additional flexibility in the pollution-hospital admissions relationships by replacing the linear term </w:t>
      </w:r>
      <m:oMath>
        <m:sSub>
          <m:sSubPr>
            <m:ctrlPr>
              <w:rPr>
                <w:rStyle w:val="apple-converted-space"/>
                <w:rFonts w:ascii="Cambria Math" w:eastAsiaTheme="minorEastAsia" w:hAnsi="Cambria Math" w:cs="Times New Roman"/>
                <w:i/>
                <w:sz w:val="24"/>
                <w:szCs w:val="24"/>
              </w:rPr>
            </m:ctrlPr>
          </m:sSubPr>
          <m:e>
            <m:r>
              <w:rPr>
                <w:rStyle w:val="apple-converted-space"/>
                <w:rFonts w:ascii="Cambria Math" w:eastAsiaTheme="minorEastAsia" w:hAnsi="Cambria Math" w:cs="Times New Roman"/>
                <w:sz w:val="24"/>
                <w:szCs w:val="24"/>
              </w:rPr>
              <m:t>PM</m:t>
            </m:r>
          </m:e>
          <m:sub>
            <m:r>
              <w:rPr>
                <w:rStyle w:val="apple-converted-space"/>
                <w:rFonts w:ascii="Cambria Math" w:eastAsiaTheme="minorEastAsia" w:hAnsi="Cambria Math" w:cs="Times New Roman"/>
                <w:sz w:val="24"/>
                <w:szCs w:val="24"/>
              </w:rPr>
              <m:t>2.5</m:t>
            </m:r>
          </m:sub>
        </m:sSub>
        <m:r>
          <w:rPr>
            <w:rStyle w:val="apple-converted-space"/>
            <w:rFonts w:ascii="Cambria Math" w:eastAsiaTheme="minorEastAsia" w:hAnsi="Cambria Math" w:cs="Times New Roman"/>
            <w:sz w:val="24"/>
            <w:szCs w:val="24"/>
          </w:rPr>
          <m:t>*β</m:t>
        </m:r>
      </m:oMath>
      <w:r w:rsidRPr="0014634D">
        <w:rPr>
          <w:rStyle w:val="apple-converted-space"/>
          <w:rFonts w:ascii="Times New Roman" w:eastAsiaTheme="minorEastAsia" w:hAnsi="Times New Roman" w:cs="Times New Roman"/>
          <w:sz w:val="24"/>
          <w:szCs w:val="24"/>
        </w:rPr>
        <w:t xml:space="preserve"> in the regression model with S</w:t>
      </w:r>
      <m:oMath>
        <m:r>
          <w:rPr>
            <w:rStyle w:val="apple-converted-space"/>
            <w:rFonts w:ascii="Cambria Math" w:eastAsiaTheme="minorEastAsia" w:hAnsi="Cambria Math" w:cs="Times New Roman"/>
            <w:sz w:val="24"/>
            <w:szCs w:val="24"/>
          </w:rPr>
          <m:t>(</m:t>
        </m:r>
        <m:sSub>
          <m:sSubPr>
            <m:ctrlPr>
              <w:rPr>
                <w:rStyle w:val="apple-converted-space"/>
                <w:rFonts w:ascii="Cambria Math" w:eastAsiaTheme="minorEastAsia" w:hAnsi="Cambria Math" w:cs="Times New Roman"/>
                <w:i/>
                <w:sz w:val="24"/>
                <w:szCs w:val="24"/>
              </w:rPr>
            </m:ctrlPr>
          </m:sSubPr>
          <m:e>
            <m:r>
              <w:rPr>
                <w:rStyle w:val="apple-converted-space"/>
                <w:rFonts w:ascii="Cambria Math" w:eastAsiaTheme="minorEastAsia" w:hAnsi="Cambria Math" w:cs="Times New Roman"/>
                <w:sz w:val="24"/>
                <w:szCs w:val="24"/>
              </w:rPr>
              <m:t>PM</m:t>
            </m:r>
          </m:e>
          <m:sub>
            <m:r>
              <w:rPr>
                <w:rStyle w:val="apple-converted-space"/>
                <w:rFonts w:ascii="Cambria Math" w:eastAsiaTheme="minorEastAsia" w:hAnsi="Cambria Math" w:cs="Times New Roman"/>
                <w:sz w:val="24"/>
                <w:szCs w:val="24"/>
              </w:rPr>
              <m:t>2.5</m:t>
            </m:r>
          </m:sub>
        </m:sSub>
        <m:r>
          <w:rPr>
            <w:rStyle w:val="apple-converted-space"/>
            <w:rFonts w:ascii="Cambria Math" w:eastAsiaTheme="minorEastAsia" w:hAnsi="Cambria Math" w:cs="Times New Roman"/>
            <w:sz w:val="24"/>
            <w:szCs w:val="24"/>
          </w:rPr>
          <m:t>*β)</m:t>
        </m:r>
      </m:oMath>
      <w:r w:rsidRPr="0014634D">
        <w:rPr>
          <w:rStyle w:val="apple-converted-space"/>
          <w:rFonts w:ascii="Times New Roman" w:eastAsiaTheme="minorEastAsia" w:hAnsi="Times New Roman" w:cs="Times New Roman"/>
          <w:sz w:val="24"/>
          <w:szCs w:val="24"/>
        </w:rPr>
        <w:t xml:space="preserve"> where S is a </w:t>
      </w:r>
      <w:r w:rsidRPr="00B94520">
        <w:rPr>
          <w:rStyle w:val="apple-converted-space"/>
          <w:rFonts w:ascii="Times New Roman" w:eastAsiaTheme="minorEastAsia" w:hAnsi="Times New Roman" w:cs="Times New Roman"/>
          <w:b/>
          <w:sz w:val="24"/>
          <w:szCs w:val="24"/>
        </w:rPr>
        <w:t>natural cubic spline</w:t>
      </w:r>
      <w:r w:rsidRPr="0014634D">
        <w:rPr>
          <w:rStyle w:val="apple-converted-space"/>
          <w:rFonts w:ascii="Times New Roman" w:eastAsiaTheme="minorEastAsia" w:hAnsi="Times New Roman" w:cs="Times New Roman"/>
          <w:sz w:val="24"/>
          <w:szCs w:val="24"/>
        </w:rPr>
        <w:t xml:space="preserve"> with 3 degrees of freedom </w:t>
      </w:r>
      <w:r w:rsidRPr="0014634D">
        <w:rPr>
          <w:rStyle w:val="apple-converted-space"/>
          <w:rFonts w:ascii="Times New Roman" w:eastAsiaTheme="minorEastAsia" w:hAnsi="Times New Roman" w:cs="Times New Roman"/>
          <w:sz w:val="24"/>
          <w:szCs w:val="24"/>
        </w:rPr>
        <w:fldChar w:fldCharType="begin"/>
      </w:r>
      <w:r w:rsidRPr="0014634D">
        <w:rPr>
          <w:rStyle w:val="apple-converted-space"/>
          <w:rFonts w:ascii="Times New Roman" w:eastAsiaTheme="minorEastAsia" w:hAnsi="Times New Roman" w:cs="Times New Roman"/>
          <w:sz w:val="24"/>
          <w:szCs w:val="24"/>
        </w:rPr>
        <w:instrText xml:space="preserve"> ADDIN ZOTERO_ITEM CSL_CITATION {"citationID":"n5zxFSmf","properties":{"formattedCitation":"(Dominici et al., 2002)","plainCitation":"(Dominici et al., 2002)"},"citationItems":[{"id":3938,"uris":["http://zotero.org/users/2173587/items/GWHF9FXA"],"uri":["http://zotero.org/users/2173587/items/GWHF9FXA"],"itemData":{"id":3938,"type":"article-journal","title":"Air Pollution and Mortality: Estimating Regional and National Dose-Response Relationships","container-title":"Journal of the American Statistical Association","page":"100-111","volume":"97","issue":"457","source":"JSTOR","abstract":"We analyzed a national data base of air pollution and mortality for the 88 largest U.S. cities for the period 1987-1994, to estimate relative rates of mortality associated with airborne particulate matter smaller than 10 microns (PM&lt;sub&gt;10&lt;/sub&gt;) and the form of the relationship between PM&lt;sub&gt;10&lt;/sub&gt; concentration and mortality. To estimate city-specific relative rates of mortality associated with PM&lt;sub&gt;10&lt;/sub&gt;, we built log-linear models that included nonparametric adjustments for weather variables and longer term trends. To estimate PM&lt;sub&gt;10&lt;/sub&gt; mortality dose-response curves, we modeled the logarithm of the expected value of daily mortality as a function of PM&lt;sub&gt;10&lt;/sub&gt; using natural cubic splines with unknown numbers and locations of knots. We also developed spatial models to investigate the heterogeneity of relative mortality rates and of the shapes of PM&lt;sub&gt;10&lt;/sub&gt; mortality dose-response curves across cities and geographical regions. To determine whether variability in effect estimates can be explained by city-specific factors, we explored the dependence of relative mortality rates on mean pollution levels, demographic variables, reliability of the pollution data, and specific constituents of particulate matter. We implemented estimation with simulation-based methods, including data augmentation to impute the missing data of the city-specific covariates and the reversible jump Markov chain Monte Carlo (RJMCMC) to sample from the posterior distribution of the parameters in the hierarchical spline model. We found that previous-day PM&lt;sub&gt;10&lt;/sub&gt; concentrations were positively associated with total mortality in most the locations, with a .5% increment for a 10 μ g/m&lt;sup&gt;3&lt;/sup&gt; increase in PM&lt;sub&gt;10&lt;/sub&gt;. The effect was strongest in the Northeast region, where the increase in the death rate was twice as high as the average for the other cities. Overall, we found that the pooled concentration-response relationship for the nation was linear.","ISSN":"0162-1459","shortTitle":"Air Pollution and Mortality","author":[{"family":"Dominici","given":"Francesca"},{"family":"Daniels","given":"Michael"},{"family":"Zeger","given":"Scott L."},{"family":"Samet","given":"Jonathan M."}],"issued":{"date-parts":[["2002"]]}}}],"schema":"https://github.com/citation-style-language/schema/raw/master/csl-citation.json"} </w:instrText>
      </w:r>
      <w:r w:rsidRPr="0014634D">
        <w:rPr>
          <w:rStyle w:val="apple-converted-space"/>
          <w:rFonts w:ascii="Times New Roman" w:eastAsiaTheme="minorEastAsia" w:hAnsi="Times New Roman" w:cs="Times New Roman"/>
          <w:sz w:val="24"/>
          <w:szCs w:val="24"/>
        </w:rPr>
        <w:fldChar w:fldCharType="separate"/>
      </w:r>
      <w:r w:rsidRPr="0014634D">
        <w:rPr>
          <w:rFonts w:ascii="Times New Roman" w:hAnsi="Times New Roman" w:cs="Times New Roman"/>
          <w:sz w:val="24"/>
          <w:szCs w:val="24"/>
        </w:rPr>
        <w:t>(Dominici et al., 2002)</w:t>
      </w:r>
      <w:r w:rsidRPr="0014634D">
        <w:rPr>
          <w:rStyle w:val="apple-converted-space"/>
          <w:rFonts w:ascii="Times New Roman" w:eastAsiaTheme="minorEastAsia" w:hAnsi="Times New Roman" w:cs="Times New Roman"/>
          <w:sz w:val="24"/>
          <w:szCs w:val="24"/>
        </w:rPr>
        <w:fldChar w:fldCharType="end"/>
      </w:r>
      <w:r w:rsidR="00E31C24">
        <w:rPr>
          <w:rStyle w:val="apple-converted-space"/>
          <w:rFonts w:ascii="Times New Roman" w:eastAsiaTheme="minorEastAsia" w:hAnsi="Times New Roman" w:cs="Times New Roman"/>
          <w:sz w:val="24"/>
          <w:szCs w:val="24"/>
        </w:rPr>
        <w:t xml:space="preserve">. </w:t>
      </w:r>
    </w:p>
    <w:p w14:paraId="0F41AD80" w14:textId="77777777" w:rsidR="00F353F4" w:rsidRDefault="00F353F4" w:rsidP="00F353F4">
      <w:pPr>
        <w:jc w:val="center"/>
        <w:rPr>
          <w:rFonts w:ascii="Times New Roman" w:hAnsi="Times New Roman" w:cs="Times New Roman"/>
          <w:b/>
          <w:sz w:val="28"/>
          <w:szCs w:val="28"/>
          <w:shd w:val="clear" w:color="auto" w:fill="FFFFFF"/>
        </w:rPr>
      </w:pPr>
      <w:r w:rsidRPr="00A41538">
        <w:rPr>
          <w:rFonts w:ascii="Times New Roman" w:hAnsi="Times New Roman" w:cs="Times New Roman"/>
          <w:b/>
          <w:noProof/>
          <w:sz w:val="28"/>
          <w:szCs w:val="28"/>
          <w:shd w:val="clear" w:color="auto" w:fill="FFFFFF"/>
        </w:rPr>
        <w:lastRenderedPageBreak/>
        <w:drawing>
          <wp:inline distT="0" distB="0" distL="0" distR="0" wp14:anchorId="3C936DB0" wp14:editId="7EE3E056">
            <wp:extent cx="4477109" cy="2877595"/>
            <wp:effectExtent l="19050" t="19050" r="19050" b="184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9144" cy="2878903"/>
                    </a:xfrm>
                    <a:prstGeom prst="rect">
                      <a:avLst/>
                    </a:prstGeom>
                    <a:ln>
                      <a:solidFill>
                        <a:schemeClr val="tx1"/>
                      </a:solidFill>
                    </a:ln>
                  </pic:spPr>
                </pic:pic>
              </a:graphicData>
            </a:graphic>
          </wp:inline>
        </w:drawing>
      </w:r>
    </w:p>
    <w:p w14:paraId="65A9C264" w14:textId="3DCAC538" w:rsidR="00F353F4" w:rsidRPr="00A773FE" w:rsidRDefault="006C5C84" w:rsidP="006C5C84">
      <w:pPr>
        <w:pStyle w:val="Caption"/>
        <w:rPr>
          <w:rFonts w:ascii="Arial" w:hAnsi="Arial" w:cs="Arial"/>
          <w:i w:val="0"/>
          <w:color w:val="000000" w:themeColor="text1"/>
          <w:sz w:val="20"/>
          <w:szCs w:val="20"/>
        </w:rPr>
      </w:pPr>
      <w:r w:rsidRPr="00A773FE">
        <w:rPr>
          <w:b/>
          <w:i w:val="0"/>
          <w:color w:val="000000" w:themeColor="text1"/>
          <w:sz w:val="20"/>
          <w:szCs w:val="20"/>
        </w:rPr>
        <w:t>F</w:t>
      </w:r>
      <w:r w:rsidRPr="00A773FE">
        <w:rPr>
          <w:b/>
          <w:i w:val="0"/>
          <w:color w:val="000000" w:themeColor="text1"/>
        </w:rPr>
        <w:t xml:space="preserve">igure </w:t>
      </w:r>
      <w:r w:rsidRPr="00A773FE">
        <w:rPr>
          <w:b/>
          <w:i w:val="0"/>
          <w:color w:val="000000" w:themeColor="text1"/>
        </w:rPr>
        <w:fldChar w:fldCharType="begin"/>
      </w:r>
      <w:r w:rsidRPr="00A773FE">
        <w:rPr>
          <w:b/>
          <w:i w:val="0"/>
          <w:color w:val="000000" w:themeColor="text1"/>
        </w:rPr>
        <w:instrText xml:space="preserve"> SEQ Figure \* ARABIC </w:instrText>
      </w:r>
      <w:r w:rsidRPr="00A773FE">
        <w:rPr>
          <w:b/>
          <w:i w:val="0"/>
          <w:color w:val="000000" w:themeColor="text1"/>
        </w:rPr>
        <w:fldChar w:fldCharType="separate"/>
      </w:r>
      <w:r w:rsidRPr="00A773FE">
        <w:rPr>
          <w:b/>
          <w:i w:val="0"/>
          <w:noProof/>
          <w:color w:val="000000" w:themeColor="text1"/>
        </w:rPr>
        <w:t>1</w:t>
      </w:r>
      <w:r w:rsidRPr="00A773FE">
        <w:rPr>
          <w:b/>
          <w:i w:val="0"/>
          <w:color w:val="000000" w:themeColor="text1"/>
        </w:rPr>
        <w:fldChar w:fldCharType="end"/>
      </w:r>
      <w:r w:rsidRPr="00A773FE">
        <w:rPr>
          <w:b/>
          <w:i w:val="0"/>
          <w:color w:val="000000" w:themeColor="text1"/>
        </w:rPr>
        <w:t>.</w:t>
      </w:r>
      <w:r w:rsidRPr="00A773FE">
        <w:rPr>
          <w:rFonts w:ascii="Arial" w:hAnsi="Arial" w:cs="Arial"/>
          <w:b/>
          <w:i w:val="0"/>
          <w:color w:val="000000" w:themeColor="text1"/>
        </w:rPr>
        <w:t xml:space="preserve"> </w:t>
      </w:r>
      <w:r w:rsidR="00F353F4" w:rsidRPr="00A773FE">
        <w:rPr>
          <w:rFonts w:ascii="Arial" w:hAnsi="Arial" w:cs="Arial"/>
          <w:i w:val="0"/>
          <w:color w:val="000000" w:themeColor="text1"/>
        </w:rPr>
        <w:t>Time-series of PM</w:t>
      </w:r>
      <w:r w:rsidR="00F353F4" w:rsidRPr="00A773FE">
        <w:rPr>
          <w:rFonts w:ascii="Arial" w:hAnsi="Arial" w:cs="Arial"/>
          <w:i w:val="0"/>
          <w:color w:val="000000" w:themeColor="text1"/>
          <w:vertAlign w:val="subscript"/>
        </w:rPr>
        <w:t>2.5</w:t>
      </w:r>
      <w:r w:rsidR="00F353F4" w:rsidRPr="00A773FE">
        <w:rPr>
          <w:rFonts w:ascii="Arial" w:hAnsi="Arial" w:cs="Arial"/>
          <w:i w:val="0"/>
          <w:color w:val="000000" w:themeColor="text1"/>
        </w:rPr>
        <w:t xml:space="preserve"> concentrations data from 2011 to 2016 at locations of monitoring sites in the UAE. Data from 2011 to 2013 has been obtained from satellite observations whereas, data from 2014 to 2016, are ground measurements. Extreme outliers have been smoothed. Smooth blue line indicates the fit of the time series. Smooth red line indicate linear fit of the time-series. Dashed black line indicate the annual mean calculated over 6 years. Solid black line indicates the EPA PM</w:t>
      </w:r>
      <w:r w:rsidR="00F353F4" w:rsidRPr="00A773FE">
        <w:rPr>
          <w:rFonts w:ascii="Arial" w:hAnsi="Arial" w:cs="Arial"/>
          <w:i w:val="0"/>
          <w:color w:val="000000" w:themeColor="text1"/>
          <w:vertAlign w:val="subscript"/>
        </w:rPr>
        <w:t>2.5</w:t>
      </w:r>
      <w:r w:rsidR="00F353F4" w:rsidRPr="00A773FE">
        <w:rPr>
          <w:rFonts w:ascii="Arial" w:hAnsi="Arial" w:cs="Arial"/>
          <w:i w:val="0"/>
          <w:color w:val="000000" w:themeColor="text1"/>
        </w:rPr>
        <w:t xml:space="preserve"> limit value of 35 </w:t>
      </w:r>
      <w:r w:rsidR="00F353F4" w:rsidRPr="00A773FE">
        <w:rPr>
          <w:rFonts w:ascii="Symbol" w:hAnsi="Symbol" w:cs="Arial"/>
          <w:i w:val="0"/>
          <w:color w:val="000000" w:themeColor="text1"/>
        </w:rPr>
        <w:t></w:t>
      </w:r>
      <w:r w:rsidR="00F353F4" w:rsidRPr="00A773FE">
        <w:rPr>
          <w:rFonts w:ascii="Arial" w:hAnsi="Arial" w:cs="Arial"/>
          <w:i w:val="0"/>
          <w:color w:val="000000" w:themeColor="text1"/>
        </w:rPr>
        <w:t>g/m</w:t>
      </w:r>
      <w:r w:rsidR="00F353F4" w:rsidRPr="00A773FE">
        <w:rPr>
          <w:rFonts w:ascii="Arial" w:hAnsi="Arial" w:cs="Arial"/>
          <w:i w:val="0"/>
          <w:color w:val="000000" w:themeColor="text1"/>
          <w:vertAlign w:val="superscript"/>
        </w:rPr>
        <w:t>3</w:t>
      </w:r>
      <w:r w:rsidR="00F353F4" w:rsidRPr="00A773FE">
        <w:rPr>
          <w:rFonts w:ascii="Arial" w:hAnsi="Arial" w:cs="Arial"/>
          <w:i w:val="0"/>
          <w:color w:val="000000" w:themeColor="text1"/>
        </w:rPr>
        <w:t>, whereas dashed line indicated the WHO PM</w:t>
      </w:r>
      <w:r w:rsidR="00F353F4" w:rsidRPr="00A773FE">
        <w:rPr>
          <w:rFonts w:ascii="Arial" w:hAnsi="Arial" w:cs="Arial"/>
          <w:i w:val="0"/>
          <w:color w:val="000000" w:themeColor="text1"/>
          <w:vertAlign w:val="subscript"/>
        </w:rPr>
        <w:t>2.5</w:t>
      </w:r>
      <w:r w:rsidR="00F353F4" w:rsidRPr="00A773FE">
        <w:rPr>
          <w:rFonts w:ascii="Arial" w:hAnsi="Arial" w:cs="Arial"/>
          <w:i w:val="0"/>
          <w:color w:val="000000" w:themeColor="text1"/>
        </w:rPr>
        <w:t xml:space="preserve"> limit value of 25 </w:t>
      </w:r>
      <w:r w:rsidR="00F353F4" w:rsidRPr="00A773FE">
        <w:rPr>
          <w:rFonts w:ascii="Symbol" w:hAnsi="Symbol" w:cs="Arial"/>
          <w:i w:val="0"/>
          <w:color w:val="000000" w:themeColor="text1"/>
        </w:rPr>
        <w:t></w:t>
      </w:r>
      <w:r w:rsidR="00F353F4" w:rsidRPr="00A773FE">
        <w:rPr>
          <w:rFonts w:ascii="Arial" w:hAnsi="Arial" w:cs="Arial"/>
          <w:i w:val="0"/>
          <w:color w:val="000000" w:themeColor="text1"/>
        </w:rPr>
        <w:t>g/m</w:t>
      </w:r>
      <w:r w:rsidR="00F353F4" w:rsidRPr="00A773FE">
        <w:rPr>
          <w:rFonts w:ascii="Arial" w:hAnsi="Arial" w:cs="Arial"/>
          <w:i w:val="0"/>
          <w:color w:val="000000" w:themeColor="text1"/>
          <w:vertAlign w:val="superscript"/>
        </w:rPr>
        <w:t>3</w:t>
      </w:r>
      <w:r w:rsidR="00F353F4" w:rsidRPr="00A773FE">
        <w:rPr>
          <w:rFonts w:ascii="Arial" w:hAnsi="Arial" w:cs="Arial"/>
          <w:i w:val="0"/>
          <w:color w:val="000000" w:themeColor="text1"/>
        </w:rPr>
        <w:t xml:space="preserve"> for 24-h PM</w:t>
      </w:r>
      <w:r w:rsidR="00F353F4" w:rsidRPr="00A773FE">
        <w:rPr>
          <w:rFonts w:ascii="Arial" w:hAnsi="Arial" w:cs="Arial"/>
          <w:i w:val="0"/>
          <w:color w:val="000000" w:themeColor="text1"/>
          <w:vertAlign w:val="subscript"/>
        </w:rPr>
        <w:t>2.5</w:t>
      </w:r>
      <w:r w:rsidR="00F353F4" w:rsidRPr="00A773FE">
        <w:rPr>
          <w:rFonts w:ascii="Arial" w:hAnsi="Arial" w:cs="Arial"/>
          <w:i w:val="0"/>
          <w:color w:val="000000" w:themeColor="text1"/>
        </w:rPr>
        <w:t xml:space="preserve"> concentrations</w:t>
      </w:r>
      <w:r w:rsidRPr="00A773FE">
        <w:rPr>
          <w:rFonts w:ascii="Arial" w:hAnsi="Arial" w:cs="Arial"/>
          <w:i w:val="0"/>
          <w:color w:val="000000" w:themeColor="text1"/>
        </w:rPr>
        <w:t>.</w:t>
      </w:r>
      <w:r w:rsidR="00F353F4" w:rsidRPr="00A773FE">
        <w:rPr>
          <w:rFonts w:ascii="Arial" w:hAnsi="Arial" w:cs="Arial"/>
          <w:i w:val="0"/>
          <w:color w:val="000000" w:themeColor="text1"/>
          <w:sz w:val="20"/>
          <w:szCs w:val="20"/>
        </w:rPr>
        <w:t xml:space="preserve"> </w:t>
      </w:r>
    </w:p>
    <w:p w14:paraId="0A73C784" w14:textId="0B62A3EE" w:rsidR="006C5C84" w:rsidRDefault="006C5C84" w:rsidP="006C5C84"/>
    <w:p w14:paraId="26B83461" w14:textId="6FDB2098" w:rsidR="006C5C84" w:rsidRPr="00381075" w:rsidRDefault="006C5C84" w:rsidP="00A61A8B">
      <w:pPr>
        <w:pStyle w:val="Heading3"/>
        <w:numPr>
          <w:ilvl w:val="1"/>
          <w:numId w:val="6"/>
        </w:numPr>
        <w:rPr>
          <w:rFonts w:ascii="Times New Roman" w:hAnsi="Times New Roman" w:cs="Times New Roman"/>
          <w:sz w:val="28"/>
          <w:szCs w:val="28"/>
        </w:rPr>
      </w:pPr>
      <w:bookmarkStart w:id="10" w:name="_Toc487015434"/>
      <w:r w:rsidRPr="00381075">
        <w:rPr>
          <w:rFonts w:ascii="Times New Roman" w:hAnsi="Times New Roman" w:cs="Times New Roman"/>
          <w:sz w:val="28"/>
          <w:szCs w:val="28"/>
        </w:rPr>
        <w:t>Relative risk</w:t>
      </w:r>
      <w:bookmarkEnd w:id="10"/>
    </w:p>
    <w:p w14:paraId="5DBC4C15" w14:textId="77777777" w:rsidR="006C5C84" w:rsidRPr="006C5C84" w:rsidRDefault="006C5C84" w:rsidP="006C5C84">
      <w:pPr>
        <w:rPr>
          <w:lang w:val="en-GB"/>
        </w:rPr>
      </w:pPr>
    </w:p>
    <w:p w14:paraId="03BE3DA4" w14:textId="1FB36C02" w:rsidR="006C5C84" w:rsidRPr="006C5C84" w:rsidRDefault="006C5C84" w:rsidP="006C5C84">
      <w:pPr>
        <w:spacing w:after="0"/>
        <w:rPr>
          <w:rFonts w:ascii="Times New Roman" w:hAnsi="Times New Roman" w:cs="Times New Roman"/>
          <w:sz w:val="24"/>
          <w:szCs w:val="24"/>
        </w:rPr>
      </w:pPr>
      <w:r w:rsidRPr="006C5C84">
        <w:rPr>
          <w:rFonts w:ascii="Times New Roman" w:hAnsi="Times New Roman" w:cs="Times New Roman"/>
          <w:sz w:val="24"/>
          <w:szCs w:val="24"/>
        </w:rPr>
        <w:t xml:space="preserve">The outcome of the </w:t>
      </w:r>
      <w:r w:rsidRPr="00981801">
        <w:rPr>
          <w:rFonts w:ascii="Times New Roman" w:hAnsi="Times New Roman" w:cs="Times New Roman"/>
          <w:b/>
          <w:sz w:val="24"/>
          <w:szCs w:val="24"/>
        </w:rPr>
        <w:t>GLM model</w:t>
      </w:r>
      <w:r w:rsidRPr="006C5C84">
        <w:rPr>
          <w:rFonts w:ascii="Times New Roman" w:hAnsi="Times New Roman" w:cs="Times New Roman"/>
          <w:sz w:val="24"/>
          <w:szCs w:val="24"/>
        </w:rPr>
        <w:t xml:space="preserve"> generates coefficients </w:t>
      </w:r>
      <w:r w:rsidRPr="00981801">
        <w:rPr>
          <w:rFonts w:ascii="Symbol" w:hAnsi="Symbol" w:cs="Times New Roman"/>
          <w:b/>
          <w:i/>
          <w:sz w:val="24"/>
          <w:szCs w:val="24"/>
        </w:rPr>
        <w:t></w:t>
      </w:r>
      <w:r w:rsidRPr="00981801">
        <w:rPr>
          <w:rFonts w:ascii="Symbol" w:hAnsi="Symbol" w:cs="Times New Roman"/>
          <w:b/>
          <w:sz w:val="24"/>
          <w:szCs w:val="24"/>
        </w:rPr>
        <w:t></w:t>
      </w:r>
      <w:r w:rsidRPr="006C5C84">
        <w:rPr>
          <w:rFonts w:ascii="Times New Roman" w:hAnsi="Times New Roman" w:cs="Times New Roman"/>
          <w:sz w:val="24"/>
          <w:szCs w:val="24"/>
        </w:rPr>
        <w:t>for each PM</w:t>
      </w:r>
      <w:r w:rsidRPr="006C5C84">
        <w:rPr>
          <w:rFonts w:ascii="Times New Roman" w:hAnsi="Times New Roman" w:cs="Times New Roman"/>
          <w:sz w:val="24"/>
          <w:szCs w:val="24"/>
          <w:vertAlign w:val="subscript"/>
        </w:rPr>
        <w:t>2.5</w:t>
      </w:r>
      <w:r w:rsidRPr="006C5C84">
        <w:rPr>
          <w:rFonts w:ascii="Times New Roman" w:hAnsi="Times New Roman" w:cs="Times New Roman"/>
          <w:sz w:val="24"/>
          <w:szCs w:val="24"/>
        </w:rPr>
        <w:t xml:space="preserve"> concentration giving the fitted count of daily hospital admissions. In health studies, the regression coefficients </w:t>
      </w:r>
      <w:r w:rsidRPr="00981801">
        <w:rPr>
          <w:rFonts w:ascii="Symbol" w:hAnsi="Symbol" w:cs="Times New Roman"/>
          <w:i/>
          <w:sz w:val="24"/>
          <w:szCs w:val="24"/>
        </w:rPr>
        <w:t></w:t>
      </w:r>
      <w:r w:rsidRPr="006C5C84">
        <w:rPr>
          <w:rFonts w:ascii="Symbol" w:hAnsi="Symbol" w:cs="Times New Roman"/>
          <w:sz w:val="24"/>
          <w:szCs w:val="24"/>
        </w:rPr>
        <w:t></w:t>
      </w:r>
      <w:r w:rsidRPr="006C5C84">
        <w:rPr>
          <w:rFonts w:ascii="Times New Roman" w:hAnsi="Times New Roman" w:cs="Times New Roman"/>
          <w:sz w:val="24"/>
          <w:szCs w:val="24"/>
        </w:rPr>
        <w:t xml:space="preserve">are also known as the </w:t>
      </w:r>
      <w:r w:rsidRPr="00981801">
        <w:rPr>
          <w:rFonts w:ascii="Times New Roman" w:hAnsi="Times New Roman" w:cs="Times New Roman"/>
          <w:b/>
          <w:sz w:val="24"/>
          <w:szCs w:val="24"/>
        </w:rPr>
        <w:t>concentration-response coefficients</w:t>
      </w:r>
      <w:r w:rsidRPr="006C5C84">
        <w:rPr>
          <w:rFonts w:ascii="Times New Roman" w:hAnsi="Times New Roman" w:cs="Times New Roman"/>
          <w:sz w:val="24"/>
          <w:szCs w:val="24"/>
        </w:rPr>
        <w:t xml:space="preserve"> and are peculiar for each type of dataset used in the regression. In this </w:t>
      </w:r>
      <w:proofErr w:type="spellStart"/>
      <w:r w:rsidR="00981801" w:rsidRPr="006C5C84">
        <w:rPr>
          <w:rFonts w:ascii="Times New Roman" w:hAnsi="Times New Roman" w:cs="Times New Roman"/>
          <w:sz w:val="24"/>
          <w:szCs w:val="24"/>
        </w:rPr>
        <w:t>study,</w:t>
      </w:r>
      <w:r w:rsidR="00981801" w:rsidRPr="006C5C84">
        <w:rPr>
          <w:rFonts w:ascii="Symbol" w:hAnsi="Symbol" w:cs="Times New Roman"/>
          <w:sz w:val="24"/>
          <w:szCs w:val="24"/>
        </w:rPr>
        <w:t></w:t>
      </w:r>
      <w:r w:rsidR="00981801" w:rsidRPr="00981801">
        <w:rPr>
          <w:rFonts w:ascii="Times New Roman" w:hAnsi="Times New Roman" w:cs="Times New Roman"/>
          <w:b/>
          <w:sz w:val="24"/>
          <w:szCs w:val="24"/>
        </w:rPr>
        <w:t>coefficients</w:t>
      </w:r>
      <w:proofErr w:type="spellEnd"/>
      <w:r w:rsidRPr="00981801">
        <w:rPr>
          <w:rFonts w:ascii="Times New Roman" w:hAnsi="Times New Roman" w:cs="Times New Roman"/>
          <w:b/>
          <w:sz w:val="24"/>
          <w:szCs w:val="24"/>
        </w:rPr>
        <w:t xml:space="preserve"> </w:t>
      </w:r>
      <w:r w:rsidRPr="00981801">
        <w:rPr>
          <w:rFonts w:ascii="Symbol" w:hAnsi="Symbol" w:cs="Times New Roman"/>
          <w:b/>
          <w:i/>
          <w:sz w:val="24"/>
          <w:szCs w:val="24"/>
        </w:rPr>
        <w:t></w:t>
      </w:r>
      <w:r w:rsidRPr="006C5C84">
        <w:rPr>
          <w:rFonts w:ascii="Times New Roman" w:hAnsi="Times New Roman" w:cs="Times New Roman"/>
          <w:sz w:val="24"/>
          <w:szCs w:val="24"/>
        </w:rPr>
        <w:t xml:space="preserve"> are peculiar for the UAE region. Previous studies on the burden of disease in the Emirate of Abu Dhabi and in the UAE have </w:t>
      </w:r>
      <w:proofErr w:type="spellStart"/>
      <w:r w:rsidRPr="006C5C84">
        <w:rPr>
          <w:rFonts w:ascii="Times New Roman" w:hAnsi="Times New Roman" w:cs="Times New Roman"/>
          <w:sz w:val="24"/>
          <w:szCs w:val="24"/>
        </w:rPr>
        <w:t>used</w:t>
      </w:r>
      <w:r w:rsidRPr="006C5C84">
        <w:rPr>
          <w:rFonts w:ascii="Symbol" w:hAnsi="Symbol" w:cs="Times New Roman"/>
          <w:sz w:val="24"/>
          <w:szCs w:val="24"/>
        </w:rPr>
        <w:t></w:t>
      </w:r>
      <w:r w:rsidRPr="006C5C84">
        <w:rPr>
          <w:rFonts w:ascii="Times New Roman" w:hAnsi="Times New Roman" w:cs="Times New Roman"/>
          <w:sz w:val="24"/>
          <w:szCs w:val="24"/>
        </w:rPr>
        <w:t>coefficients</w:t>
      </w:r>
      <w:proofErr w:type="spellEnd"/>
      <w:r w:rsidRPr="006C5C84">
        <w:rPr>
          <w:rFonts w:ascii="Times New Roman" w:hAnsi="Times New Roman" w:cs="Times New Roman"/>
          <w:sz w:val="24"/>
          <w:szCs w:val="24"/>
        </w:rPr>
        <w:t xml:space="preserve"> </w:t>
      </w:r>
      <w:r w:rsidRPr="006C5C84">
        <w:rPr>
          <w:rFonts w:ascii="Symbol" w:hAnsi="Symbol" w:cs="Times New Roman"/>
          <w:i/>
          <w:sz w:val="24"/>
          <w:szCs w:val="24"/>
        </w:rPr>
        <w:t></w:t>
      </w:r>
      <w:r w:rsidRPr="006C5C84">
        <w:rPr>
          <w:rFonts w:ascii="Symbol" w:hAnsi="Symbol" w:cs="Times New Roman"/>
          <w:sz w:val="24"/>
          <w:szCs w:val="24"/>
        </w:rPr>
        <w:t></w:t>
      </w:r>
      <w:r w:rsidRPr="006C5C84">
        <w:rPr>
          <w:rFonts w:ascii="Times New Roman" w:hAnsi="Times New Roman" w:cs="Times New Roman"/>
          <w:sz w:val="24"/>
          <w:szCs w:val="24"/>
        </w:rPr>
        <w:t xml:space="preserve">from other epidemiological studies carried out in other Countries </w:t>
      </w:r>
      <w:r w:rsidRPr="006C5C84">
        <w:rPr>
          <w:rFonts w:ascii="Times New Roman" w:hAnsi="Times New Roman" w:cs="Times New Roman"/>
          <w:sz w:val="24"/>
          <w:szCs w:val="24"/>
        </w:rPr>
        <w:fldChar w:fldCharType="begin"/>
      </w:r>
      <w:r w:rsidRPr="006C5C84">
        <w:rPr>
          <w:rFonts w:ascii="Times New Roman" w:hAnsi="Times New Roman" w:cs="Times New Roman"/>
          <w:sz w:val="24"/>
          <w:szCs w:val="24"/>
        </w:rPr>
        <w:instrText xml:space="preserve"> ADDIN ZOTERO_ITEM CSL_CITATION {"citationID":"af49du9r38","properties":{"formattedCitation":"(Gibson et al., 2013; Li et al., 2010)","plainCitation":"(Gibson et al., 2013; Li et al., 2010)"},"citationItems":[{"id":3706,"uris":["http://zotero.org/users/2173587/items/XBKCBEVS"],"uri":["http://zotero.org/users/2173587/items/XBKCBEVS"],"itemData":{"id":3706,"type":"article-journal","title":"Deaths and Medical Visits Attributable to Environmental Pollution in the United Arab Emirates","container-title":"PLOS ONE","page":"e57536","volume":"8","issue":"3","source":"PLoS Journals","abstract":"Background This study estimates the potential health gains achievable in the United Arab Emirates (UAE) with improved controls on environmental pollution. The UAE is an emerging economy in which population health risks have shifted rapidly from infectious diseases to chronic conditions observed in developed nations. The UAE government commissioned this work as part of an environmental health strategic planning project intended to address this shift in the nature of the country’s disease burden.   Methods and Findings We assessed the burden of disease attributable to six environmental exposure routes outdoor air, indoor air, drinking water, coastal water, occupational environments, and climate change. For every exposure route, we integrated UAE environmental monitoring and public health data in a spatially resolved Monte Carlo simulation model to estimate the annual disease burden attributable to selected pollutants. The assessment included the entire UAE population (4.5 million for the year of analysis). The study found that outdoor air pollution was the leading contributor to mortality, with 651 attributable deaths (95% confidence interval [CI] 143–1,440), or 7.3% of all deaths. Indoor air pollution and occupational exposures were the second and third leading contributors to mortality, with 153 (95% CI 85–216) and 46 attributable deaths (95% CI 26–72), respectively. The leading contributor to health-care facility visits was drinking water pollution, to which 46,600 (95% CI 15,300–61,400) health-care facility visits were attributed (about 15% of the visits for all the diseases considered in this study). Major study limitations included (1) a lack of information needed to translate health-care facility visits to quality-adjusted-life-year estimates and (2) insufficient spatial coverage of environmental data.   Conclusions Based on international comparisons, the UAE’s environmental disease burden is low for all factors except outdoor air pollution. From a public health perspective, reducing pollutant emissions to outdoor air should be a high priority for the UAE’s environmental agencies.","DOI":"10.1371/journal.pone.0057536","ISSN":"1932-6203","journalAbbreviation":"PLOS ONE","author":[{"family":"Gibson","given":"Jacqueline MacDonald"},{"family":"Thomsen","given":"Jens"},{"family":"Launay","given":"Frederic"},{"family":"Harder","given":"Elizabeth"},{"family":"DeFelice","given":"Nicholas"}],"issued":{"date-parts":[["2013",3,4]]}},"label":"page"},{"id":3704,"uris":["http://zotero.org/users/2173587/items/JGVS4U8X"],"uri":["http://zotero.org/users/2173587/items/JGVS4U8X"],"itemData":{"id":3704,"type":"article-journal","title":"Burden of disease attributed to anthropogenic air pollution in the United Arab Emirates: Estimates based on observed air quality data","container-title":"Science of The Total Environment","collection-title":"Special Section: Integrating Water and Agricultural Management Under Climate Change","page":"5784-5793","volume":"408","issue":"23","source":"ScienceDirect","abstract":"This study quantifies the national burden of disease attributed to particulate matter (PM) and ozone (O3) in ambient air in the United Arab Emirates (UAE), a rapidly growing nation in which economic development and climatic conditions pose important challenges for air quality management. Estimates of population exposure to these air pollutants are based on observed air quality data from fixed-site monitoring stations. We divide the UAE into small grid cells and use spatial–statistical methods to estimate the ambient pollutant concentrations in each cell based on the observed data. Premature deaths attributed to PM and O3 are computed for each grid cell and then aggregated across grid cells and over a year to estimate the total number of excess deaths attributable to ambient air pollution. Our best estimate is that approximately 545 (95% CI: 132–1224) excess deaths in the UAE in the year 2007 are attributable to PM in ambient air. These excess deaths represent approximately 7% (95% CI: 2–17%) of the total deaths that year. We attribute approximately 62 premature deaths (95% CI: 17–127) to ground-level O3 for the year 2007. Uncertainty in the natural background level of PM, due to the frequent dust storms occurring in the region, has significant impacts on the attributed mortality estimates. Despite the uncertainties associated with the integrated assessment framework, we conclude that anthropogenic ambient air pollution, in particular PM, causes a considerable public health impact in the UAE in terms of premature deaths. We discuss important uncertainties and scientific hypotheses to be investigated in future work that might help reduce the uncertainties in the burden of disease estimates.","DOI":"10.1016/j.scitotenv.2010.08.017","ISSN":"0048-9697","shortTitle":"Burden of disease attributed to anthropogenic air pollution in the United Arab Emirates","journalAbbreviation":"Science of The Total Environment","author":[{"family":"Li","given":"Ying"},{"family":"Gibson","given":"Jacqueline MacDonald"},{"family":"Jat","given":"Prahlad"},{"family":"Puggioni","given":"Gavino"},{"family":"Hasan","given":"Mejs"},{"family":"West","given":"J. Jason"},{"family":"Vizuete","given":"William"},{"family":"Sexton","given":"Kenneth"},{"family":"Serre","given":"Marc"}],"issued":{"date-parts":[["2010",11,1]]}},"label":"page"}],"schema":"https://github.com/citation-style-language/schema/raw/master/csl-citation.json"} </w:instrText>
      </w:r>
      <w:r w:rsidRPr="006C5C84">
        <w:rPr>
          <w:rFonts w:ascii="Times New Roman" w:hAnsi="Times New Roman" w:cs="Times New Roman"/>
          <w:sz w:val="24"/>
          <w:szCs w:val="24"/>
        </w:rPr>
        <w:fldChar w:fldCharType="separate"/>
      </w:r>
      <w:r w:rsidRPr="006C5C84">
        <w:rPr>
          <w:rFonts w:ascii="Times New Roman" w:hAnsi="Times New Roman" w:cs="Times New Roman"/>
          <w:sz w:val="24"/>
          <w:szCs w:val="24"/>
        </w:rPr>
        <w:t>(Gibson et al., 2013; Li et al., 2010)</w:t>
      </w:r>
      <w:r w:rsidRPr="006C5C84">
        <w:rPr>
          <w:rFonts w:ascii="Times New Roman" w:hAnsi="Times New Roman" w:cs="Times New Roman"/>
          <w:sz w:val="24"/>
          <w:szCs w:val="24"/>
        </w:rPr>
        <w:fldChar w:fldCharType="end"/>
      </w:r>
      <w:r w:rsidRPr="006C5C84">
        <w:rPr>
          <w:rFonts w:ascii="Times New Roman" w:hAnsi="Times New Roman" w:cs="Times New Roman"/>
          <w:sz w:val="24"/>
          <w:szCs w:val="24"/>
        </w:rPr>
        <w:t>. However, only specific epidemiological studies in the UAE would indicate whether the UAE population response to pollutant is similar to that observed elsewhere in the world.</w:t>
      </w:r>
    </w:p>
    <w:p w14:paraId="344F6C3C" w14:textId="77777777" w:rsidR="006C5C84" w:rsidRPr="006C5C84" w:rsidRDefault="006C5C84" w:rsidP="006C5C84">
      <w:pPr>
        <w:spacing w:after="0"/>
        <w:ind w:firstLine="720"/>
        <w:rPr>
          <w:rFonts w:ascii="Times New Roman" w:hAnsi="Times New Roman" w:cs="Times New Roman"/>
          <w:sz w:val="24"/>
          <w:szCs w:val="24"/>
        </w:rPr>
      </w:pPr>
      <w:r w:rsidRPr="006C5C84">
        <w:rPr>
          <w:rFonts w:ascii="Times New Roman" w:hAnsi="Times New Roman" w:cs="Times New Roman"/>
          <w:sz w:val="24"/>
          <w:szCs w:val="24"/>
        </w:rPr>
        <w:t xml:space="preserve">Coefficients </w:t>
      </w:r>
      <w:r w:rsidRPr="006C5C84">
        <w:rPr>
          <w:rFonts w:ascii="Symbol" w:hAnsi="Symbol" w:cs="Times New Roman"/>
          <w:i/>
          <w:sz w:val="24"/>
          <w:szCs w:val="24"/>
        </w:rPr>
        <w:t></w:t>
      </w:r>
      <w:r w:rsidRPr="006C5C84">
        <w:rPr>
          <w:rFonts w:ascii="Times New Roman" w:hAnsi="Times New Roman" w:cs="Times New Roman"/>
          <w:sz w:val="24"/>
          <w:szCs w:val="24"/>
        </w:rPr>
        <w:t xml:space="preserve"> were used to estimate of the </w:t>
      </w:r>
      <w:r w:rsidRPr="004F45D9">
        <w:rPr>
          <w:rFonts w:ascii="Times New Roman" w:hAnsi="Times New Roman" w:cs="Times New Roman"/>
          <w:b/>
          <w:sz w:val="24"/>
          <w:szCs w:val="24"/>
        </w:rPr>
        <w:t>relative risk</w:t>
      </w:r>
      <w:r w:rsidRPr="006C5C84">
        <w:rPr>
          <w:rFonts w:ascii="Times New Roman" w:hAnsi="Times New Roman" w:cs="Times New Roman"/>
          <w:sz w:val="24"/>
          <w:szCs w:val="24"/>
        </w:rPr>
        <w:t xml:space="preserve"> (or risk ratio or relative rate) (</w:t>
      </w:r>
      <w:r w:rsidRPr="004F45D9">
        <w:rPr>
          <w:rFonts w:ascii="Times New Roman" w:hAnsi="Times New Roman" w:cs="Times New Roman"/>
          <w:b/>
          <w:i/>
          <w:sz w:val="24"/>
          <w:szCs w:val="24"/>
        </w:rPr>
        <w:t>RR</w:t>
      </w:r>
      <w:r w:rsidRPr="006C5C84">
        <w:rPr>
          <w:rFonts w:ascii="Times New Roman" w:hAnsi="Times New Roman" w:cs="Times New Roman"/>
          <w:sz w:val="24"/>
          <w:szCs w:val="24"/>
        </w:rPr>
        <w:t>) due to PM</w:t>
      </w:r>
      <w:r w:rsidRPr="006C5C84">
        <w:rPr>
          <w:rFonts w:ascii="Times New Roman" w:hAnsi="Times New Roman" w:cs="Times New Roman"/>
          <w:sz w:val="24"/>
          <w:szCs w:val="24"/>
          <w:vertAlign w:val="subscript"/>
        </w:rPr>
        <w:t>2.5</w:t>
      </w:r>
      <w:r w:rsidRPr="006C5C84">
        <w:rPr>
          <w:rFonts w:ascii="Times New Roman" w:hAnsi="Times New Roman" w:cs="Times New Roman"/>
          <w:sz w:val="24"/>
          <w:szCs w:val="24"/>
        </w:rPr>
        <w:t xml:space="preserve"> exposure. In epidemiology studies on health effect of ambient air pollution, </w:t>
      </w:r>
      <w:r w:rsidRPr="006C5C84">
        <w:rPr>
          <w:rFonts w:ascii="Times New Roman" w:hAnsi="Times New Roman" w:cs="Times New Roman"/>
          <w:i/>
          <w:sz w:val="24"/>
          <w:szCs w:val="24"/>
        </w:rPr>
        <w:t>RR</w:t>
      </w:r>
      <w:r w:rsidRPr="006C5C84">
        <w:rPr>
          <w:rFonts w:ascii="Times New Roman" w:hAnsi="Times New Roman" w:cs="Times New Roman"/>
          <w:sz w:val="24"/>
          <w:szCs w:val="24"/>
        </w:rPr>
        <w:t xml:space="preserve"> is commonly estimated from the following equation </w:t>
      </w:r>
      <w:r w:rsidRPr="006C5C84">
        <w:rPr>
          <w:rFonts w:ascii="Times New Roman" w:hAnsi="Times New Roman" w:cs="Times New Roman"/>
          <w:sz w:val="24"/>
          <w:szCs w:val="24"/>
        </w:rPr>
        <w:fldChar w:fldCharType="begin"/>
      </w:r>
      <w:r w:rsidRPr="006C5C84">
        <w:rPr>
          <w:rFonts w:ascii="Times New Roman" w:hAnsi="Times New Roman" w:cs="Times New Roman"/>
          <w:sz w:val="24"/>
          <w:szCs w:val="24"/>
        </w:rPr>
        <w:instrText xml:space="preserve"> ADDIN ZOTERO_ITEM CSL_CITATION {"citationID":"ipZQqlrx","properties":{"formattedCitation":"(Aunan, 1996)","plainCitation":"(Aunan, 1996)"},"citationItems":[{"id":3915,"uris":["http://zotero.org/users/2173587/items/IRW3WMKH"],"uri":["http://zotero.org/users/2173587/items/IRW3WMKH"],"itemData":{"id":3915,"type":"article-journal","title":"Exposure-response functions for health effects of air pollutants based on epidemiological findings","container-title":"Risk Analysis: An Official Publication of the Society for Risk Analysis","page":"693-709","volume":"16","issue":"5","source":"PubMed","abstract":"Quantitative knowledge about health damage due to air pollution is an important element in analyses of cost-effective abatement strategies, and is also essential for setting Air Quality Standards. Epidemiological studies, in spite of the numerous problems connected to them, provide a reasonable basis for exposure-response functions in this context. On the basis of a literature review, exposure-response functions that relate ambient air pollutant concentrations to the frequency of various health effects are recommended in this paper. The following end-points were examined: Acute and chronic respiratory symptoms in children and adults, crude mortality, and lung cancer incidence. The effects are attributed to one indicator component, which in most cases is particles. A calculation procedure is suggested which makes it possible to estimate excess annual symptom-days for short-term effects using the annual average concentration.","ISSN":"0272-4332","note":"PMID: 8962519","journalAbbreviation":"Risk Anal.","language":"eng","author":[{"family":"Aunan","given":"K."}],"issued":{"date-parts":[["1996",10]]}}}],"schema":"https://github.com/citation-style-language/schema/raw/master/csl-citation.json"} </w:instrText>
      </w:r>
      <w:r w:rsidRPr="006C5C84">
        <w:rPr>
          <w:rFonts w:ascii="Times New Roman" w:hAnsi="Times New Roman" w:cs="Times New Roman"/>
          <w:sz w:val="24"/>
          <w:szCs w:val="24"/>
        </w:rPr>
        <w:fldChar w:fldCharType="separate"/>
      </w:r>
      <w:r w:rsidRPr="006C5C84">
        <w:rPr>
          <w:rFonts w:ascii="Times New Roman" w:hAnsi="Times New Roman" w:cs="Times New Roman"/>
          <w:sz w:val="24"/>
          <w:szCs w:val="24"/>
        </w:rPr>
        <w:t>(Aunan, 1996)</w:t>
      </w:r>
      <w:r w:rsidRPr="006C5C84">
        <w:rPr>
          <w:rFonts w:ascii="Times New Roman" w:hAnsi="Times New Roman" w:cs="Times New Roman"/>
          <w:sz w:val="24"/>
          <w:szCs w:val="24"/>
        </w:rPr>
        <w:fldChar w:fldCharType="end"/>
      </w:r>
      <w:r w:rsidRPr="006C5C84">
        <w:rPr>
          <w:rFonts w:ascii="Times New Roman" w:hAnsi="Times New Roman" w:cs="Times New Roman"/>
          <w:sz w:val="24"/>
          <w:szCs w:val="24"/>
        </w:rPr>
        <w:t>:</w:t>
      </w:r>
    </w:p>
    <w:p w14:paraId="65F8015A" w14:textId="77777777" w:rsidR="006C5C84" w:rsidRPr="006C5C84" w:rsidRDefault="006C5C84" w:rsidP="006C5C84">
      <w:pPr>
        <w:spacing w:after="0"/>
        <w:ind w:firstLine="720"/>
        <w:rPr>
          <w:rFonts w:ascii="Times New Roman" w:hAnsi="Times New Roman" w:cs="Times New Roman"/>
          <w:sz w:val="24"/>
          <w:szCs w:val="24"/>
        </w:rPr>
      </w:pPr>
    </w:p>
    <w:p w14:paraId="7658C570" w14:textId="77777777" w:rsidR="006C5C84" w:rsidRPr="006C5C84" w:rsidRDefault="006C5C84" w:rsidP="006C5C84">
      <w:pPr>
        <w:spacing w:after="0"/>
        <w:ind w:firstLine="720"/>
        <w:jc w:val="center"/>
        <w:rPr>
          <w:rFonts w:ascii="Times New Roman" w:hAnsi="Times New Roman" w:cs="Times New Roman"/>
          <w:b/>
          <w:sz w:val="24"/>
          <w:szCs w:val="24"/>
        </w:rPr>
      </w:pPr>
      <m:oMath>
        <m:r>
          <m:rPr>
            <m:sty m:val="bi"/>
          </m:rPr>
          <w:rPr>
            <w:rFonts w:ascii="Cambria Math" w:hAnsi="Cambria Math" w:cs="Times New Roman"/>
            <w:sz w:val="24"/>
            <w:szCs w:val="24"/>
          </w:rPr>
          <m:t>RR=</m:t>
        </m:r>
        <m:sSup>
          <m:sSupPr>
            <m:ctrlPr>
              <w:rPr>
                <w:rFonts w:ascii="Cambria Math" w:hAnsi="Cambria Math" w:cs="Times New Roman"/>
                <w:b/>
                <w:i/>
                <w:sz w:val="24"/>
                <w:szCs w:val="24"/>
              </w:rPr>
            </m:ctrlPr>
          </m:sSupPr>
          <m:e>
            <m:r>
              <m:rPr>
                <m:sty m:val="bi"/>
              </m:rPr>
              <w:rPr>
                <w:rFonts w:ascii="Cambria Math" w:hAnsi="Cambria Math" w:cs="Times New Roman"/>
                <w:sz w:val="24"/>
                <w:szCs w:val="24"/>
              </w:rPr>
              <m:t>e</m:t>
            </m:r>
          </m:e>
          <m:sup>
            <m:r>
              <m:rPr>
                <m:sty m:val="bi"/>
              </m:rPr>
              <w:rPr>
                <w:rFonts w:ascii="Cambria Math" w:hAnsi="Cambria Math" w:cs="Times New Roman"/>
                <w:sz w:val="24"/>
                <w:szCs w:val="24"/>
              </w:rPr>
              <m:t>β*</m:t>
            </m:r>
            <m:sSub>
              <m:sSubPr>
                <m:ctrlPr>
                  <w:rPr>
                    <w:rFonts w:ascii="Cambria Math" w:hAnsi="Cambria Math" w:cs="Times New Roman"/>
                    <w:b/>
                    <w:i/>
                    <w:sz w:val="24"/>
                    <w:szCs w:val="24"/>
                  </w:rPr>
                </m:ctrlPr>
              </m:sSubPr>
              <m:e>
                <m:r>
                  <m:rPr>
                    <m:sty m:val="bi"/>
                  </m:rPr>
                  <w:rPr>
                    <w:rFonts w:ascii="Cambria Math" w:hAnsi="Cambria Math" w:cs="Times New Roman"/>
                    <w:sz w:val="24"/>
                    <w:szCs w:val="24"/>
                  </w:rPr>
                  <m:t>PM</m:t>
                </m:r>
              </m:e>
              <m:sub>
                <m:r>
                  <m:rPr>
                    <m:sty m:val="bi"/>
                  </m:rPr>
                  <w:rPr>
                    <w:rFonts w:ascii="Cambria Math" w:hAnsi="Cambria Math" w:cs="Times New Roman"/>
                    <w:sz w:val="24"/>
                    <w:szCs w:val="24"/>
                  </w:rPr>
                  <m:t>2.5</m:t>
                </m:r>
              </m:sub>
            </m:sSub>
          </m:sup>
        </m:sSup>
      </m:oMath>
      <w:r w:rsidRPr="006C5C84">
        <w:rPr>
          <w:rFonts w:ascii="Times New Roman" w:eastAsiaTheme="minorEastAsia" w:hAnsi="Times New Roman" w:cs="Times New Roman"/>
          <w:b/>
          <w:sz w:val="24"/>
          <w:szCs w:val="24"/>
        </w:rPr>
        <w:t xml:space="preserve">                                  </w:t>
      </w:r>
      <w:r w:rsidRPr="006C5C84">
        <w:rPr>
          <w:rFonts w:ascii="Times New Roman" w:hAnsi="Times New Roman" w:cs="Times New Roman"/>
          <w:sz w:val="24"/>
          <w:szCs w:val="24"/>
        </w:rPr>
        <w:t>(2)</w:t>
      </w:r>
    </w:p>
    <w:p w14:paraId="469B6188" w14:textId="77777777" w:rsidR="006C5C84" w:rsidRPr="00DF7048" w:rsidRDefault="006C5C84" w:rsidP="006C5C84">
      <w:pPr>
        <w:spacing w:after="0"/>
        <w:ind w:firstLine="720"/>
        <w:rPr>
          <w:rFonts w:ascii="Times New Roman" w:hAnsi="Times New Roman" w:cs="Times New Roman"/>
        </w:rPr>
      </w:pPr>
    </w:p>
    <w:p w14:paraId="51F98462" w14:textId="23CBF2BA" w:rsidR="006C5C84" w:rsidRPr="006C5C84" w:rsidRDefault="006C5C84" w:rsidP="006C5C84">
      <w:pPr>
        <w:spacing w:after="0"/>
        <w:ind w:firstLine="720"/>
        <w:rPr>
          <w:rFonts w:ascii="Times New Roman" w:hAnsi="Times New Roman" w:cs="Times New Roman"/>
          <w:sz w:val="24"/>
          <w:szCs w:val="24"/>
        </w:rPr>
      </w:pPr>
      <w:r w:rsidRPr="006C5C84">
        <w:rPr>
          <w:rFonts w:ascii="Times New Roman" w:hAnsi="Times New Roman" w:cs="Times New Roman"/>
          <w:sz w:val="24"/>
          <w:szCs w:val="24"/>
        </w:rPr>
        <w:t xml:space="preserve">An alternative way to interpret the </w:t>
      </w:r>
      <w:r w:rsidRPr="006C5C84">
        <w:rPr>
          <w:rFonts w:ascii="Times New Roman" w:hAnsi="Times New Roman" w:cs="Times New Roman"/>
          <w:i/>
          <w:sz w:val="24"/>
          <w:szCs w:val="24"/>
        </w:rPr>
        <w:t>RR</w:t>
      </w:r>
      <w:r w:rsidRPr="006C5C84">
        <w:rPr>
          <w:rFonts w:ascii="Times New Roman" w:hAnsi="Times New Roman" w:cs="Times New Roman"/>
          <w:sz w:val="24"/>
          <w:szCs w:val="24"/>
        </w:rPr>
        <w:t xml:space="preserve"> is to compute the percent relative effect (the percent change in an exposed group of people). In few words, when </w:t>
      </w:r>
      <w:r w:rsidRPr="004F45D9">
        <w:rPr>
          <w:rFonts w:ascii="Times New Roman" w:hAnsi="Times New Roman" w:cs="Times New Roman"/>
          <w:b/>
          <w:i/>
          <w:sz w:val="24"/>
          <w:szCs w:val="24"/>
        </w:rPr>
        <w:t>RR</w:t>
      </w:r>
      <w:r w:rsidRPr="004F45D9">
        <w:rPr>
          <w:rFonts w:ascii="Times New Roman" w:hAnsi="Times New Roman" w:cs="Times New Roman"/>
          <w:b/>
          <w:sz w:val="24"/>
          <w:szCs w:val="24"/>
        </w:rPr>
        <w:t xml:space="preserve"> &gt; 1</w:t>
      </w:r>
      <w:r w:rsidRPr="006C5C84">
        <w:rPr>
          <w:rFonts w:ascii="Times New Roman" w:hAnsi="Times New Roman" w:cs="Times New Roman"/>
          <w:sz w:val="24"/>
          <w:szCs w:val="24"/>
        </w:rPr>
        <w:t xml:space="preserve">, the % </w:t>
      </w:r>
      <w:r w:rsidRPr="004F45D9">
        <w:rPr>
          <w:rFonts w:ascii="Times New Roman" w:hAnsi="Times New Roman" w:cs="Times New Roman"/>
          <w:b/>
          <w:sz w:val="24"/>
          <w:szCs w:val="24"/>
        </w:rPr>
        <w:t>increase in risk</w:t>
      </w:r>
      <w:r w:rsidRPr="006C5C84">
        <w:rPr>
          <w:rFonts w:ascii="Times New Roman" w:hAnsi="Times New Roman" w:cs="Times New Roman"/>
          <w:sz w:val="24"/>
          <w:szCs w:val="24"/>
        </w:rPr>
        <w:t xml:space="preserve"> = (</w:t>
      </w:r>
      <w:r w:rsidRPr="006C5C84">
        <w:rPr>
          <w:rFonts w:ascii="Times New Roman" w:hAnsi="Times New Roman" w:cs="Times New Roman"/>
          <w:i/>
          <w:sz w:val="24"/>
          <w:szCs w:val="24"/>
        </w:rPr>
        <w:t>RR</w:t>
      </w:r>
      <w:r w:rsidRPr="006C5C84">
        <w:rPr>
          <w:rFonts w:ascii="Times New Roman" w:hAnsi="Times New Roman" w:cs="Times New Roman"/>
          <w:sz w:val="24"/>
          <w:szCs w:val="24"/>
        </w:rPr>
        <w:t xml:space="preserve"> - 1</w:t>
      </w:r>
      <w:r w:rsidR="00497E5C">
        <w:rPr>
          <w:rFonts w:ascii="Times New Roman" w:hAnsi="Times New Roman" w:cs="Times New Roman"/>
          <w:sz w:val="24"/>
          <w:szCs w:val="24"/>
        </w:rPr>
        <w:t xml:space="preserve">) </w:t>
      </w:r>
      <w:r w:rsidR="00497E5C">
        <w:rPr>
          <w:rFonts w:ascii="Times New Roman" w:hAnsi="Times New Roman" w:cs="Times New Roman"/>
          <w:sz w:val="24"/>
          <w:szCs w:val="24"/>
        </w:rPr>
        <w:lastRenderedPageBreak/>
        <w:t>x 100 that means an</w:t>
      </w:r>
      <w:r w:rsidRPr="006C5C84">
        <w:rPr>
          <w:rFonts w:ascii="Times New Roman" w:hAnsi="Times New Roman" w:cs="Times New Roman"/>
          <w:sz w:val="24"/>
          <w:szCs w:val="24"/>
        </w:rPr>
        <w:t xml:space="preserve"> increase of the daily hospital admissions. On the other hand, when </w:t>
      </w:r>
      <w:r w:rsidRPr="004F45D9">
        <w:rPr>
          <w:rFonts w:ascii="Times New Roman" w:hAnsi="Times New Roman" w:cs="Times New Roman"/>
          <w:b/>
          <w:i/>
          <w:sz w:val="24"/>
          <w:szCs w:val="24"/>
        </w:rPr>
        <w:t>RR</w:t>
      </w:r>
      <w:r w:rsidRPr="004F45D9">
        <w:rPr>
          <w:rFonts w:ascii="Times New Roman" w:hAnsi="Times New Roman" w:cs="Times New Roman"/>
          <w:b/>
          <w:sz w:val="24"/>
          <w:szCs w:val="24"/>
        </w:rPr>
        <w:t xml:space="preserve"> &lt; 1</w:t>
      </w:r>
      <w:r w:rsidRPr="006C5C84">
        <w:rPr>
          <w:rFonts w:ascii="Times New Roman" w:hAnsi="Times New Roman" w:cs="Times New Roman"/>
          <w:sz w:val="24"/>
          <w:szCs w:val="24"/>
        </w:rPr>
        <w:t xml:space="preserve">, the % </w:t>
      </w:r>
      <w:r w:rsidRPr="004F45D9">
        <w:rPr>
          <w:rFonts w:ascii="Times New Roman" w:hAnsi="Times New Roman" w:cs="Times New Roman"/>
          <w:b/>
          <w:sz w:val="24"/>
          <w:szCs w:val="24"/>
        </w:rPr>
        <w:t>decrease in risk</w:t>
      </w:r>
      <w:r w:rsidRPr="006C5C84">
        <w:rPr>
          <w:rFonts w:ascii="Times New Roman" w:hAnsi="Times New Roman" w:cs="Times New Roman"/>
          <w:sz w:val="24"/>
          <w:szCs w:val="24"/>
        </w:rPr>
        <w:t xml:space="preserve"> = (1 - </w:t>
      </w:r>
      <w:r w:rsidRPr="006C5C84">
        <w:rPr>
          <w:rFonts w:ascii="Times New Roman" w:hAnsi="Times New Roman" w:cs="Times New Roman"/>
          <w:i/>
          <w:sz w:val="24"/>
          <w:szCs w:val="24"/>
        </w:rPr>
        <w:t>RR</w:t>
      </w:r>
      <w:r w:rsidRPr="006C5C84">
        <w:rPr>
          <w:rFonts w:ascii="Times New Roman" w:hAnsi="Times New Roman" w:cs="Times New Roman"/>
          <w:sz w:val="24"/>
          <w:szCs w:val="24"/>
        </w:rPr>
        <w:t>) x 100 that means a decrease of the daily hospital admissions.</w:t>
      </w:r>
    </w:p>
    <w:p w14:paraId="1CC8CE79" w14:textId="42D0FF34" w:rsidR="00BF7D28" w:rsidRPr="00DF7048" w:rsidRDefault="00BF7D28" w:rsidP="00BF7D28">
      <w:pPr>
        <w:rPr>
          <w:rFonts w:ascii="Times New Roman" w:hAnsi="Times New Roman" w:cs="Times New Roman"/>
          <w:b/>
          <w:sz w:val="28"/>
          <w:szCs w:val="28"/>
          <w:shd w:val="clear" w:color="auto" w:fill="FFFFFF"/>
        </w:rPr>
      </w:pPr>
    </w:p>
    <w:p w14:paraId="5EA5B087" w14:textId="36E32881" w:rsidR="00BF7D28" w:rsidRPr="00381075" w:rsidRDefault="00BF7D28" w:rsidP="00155575">
      <w:pPr>
        <w:pStyle w:val="Heading2"/>
        <w:numPr>
          <w:ilvl w:val="0"/>
          <w:numId w:val="10"/>
        </w:numPr>
        <w:rPr>
          <w:i w:val="0"/>
          <w:color w:val="0070C0"/>
        </w:rPr>
      </w:pPr>
      <w:r w:rsidRPr="00155575">
        <w:rPr>
          <w:i w:val="0"/>
          <w:color w:val="0070C0"/>
        </w:rPr>
        <w:t xml:space="preserve"> </w:t>
      </w:r>
      <w:bookmarkStart w:id="11" w:name="_Toc487015435"/>
      <w:r w:rsidRPr="00381075">
        <w:rPr>
          <w:i w:val="0"/>
          <w:color w:val="0070C0"/>
        </w:rPr>
        <w:t>Data processing</w:t>
      </w:r>
      <w:bookmarkEnd w:id="11"/>
    </w:p>
    <w:p w14:paraId="15720A34" w14:textId="77777777" w:rsidR="00BF7D28" w:rsidRPr="00DF7048" w:rsidRDefault="00BF7D28" w:rsidP="00BF7D28"/>
    <w:p w14:paraId="52FE3A97" w14:textId="77777777" w:rsidR="00BF7D28" w:rsidRPr="00BF7D28" w:rsidRDefault="00BF7D28" w:rsidP="00BF7D28">
      <w:pPr>
        <w:autoSpaceDE w:val="0"/>
        <w:autoSpaceDN w:val="0"/>
        <w:adjustRightInd w:val="0"/>
        <w:spacing w:after="0"/>
        <w:ind w:firstLine="720"/>
        <w:rPr>
          <w:rFonts w:ascii="Times New Roman" w:hAnsi="Times New Roman" w:cs="Times New Roman"/>
          <w:sz w:val="24"/>
          <w:szCs w:val="24"/>
        </w:rPr>
      </w:pPr>
      <w:r w:rsidRPr="00BF7D28">
        <w:rPr>
          <w:rFonts w:ascii="Times New Roman" w:hAnsi="Times New Roman" w:cs="Times New Roman"/>
          <w:sz w:val="24"/>
          <w:szCs w:val="24"/>
        </w:rPr>
        <w:t>The purpose of the generalized linear regression model is to investigate if short-term variations in the health outcomes can be linked to changes in the PM</w:t>
      </w:r>
      <w:r w:rsidRPr="00BF7D28">
        <w:rPr>
          <w:rFonts w:ascii="Times New Roman" w:hAnsi="Times New Roman" w:cs="Times New Roman"/>
          <w:sz w:val="24"/>
          <w:szCs w:val="24"/>
          <w:vertAlign w:val="subscript"/>
        </w:rPr>
        <w:t>2.5</w:t>
      </w:r>
      <w:r w:rsidRPr="00BF7D28">
        <w:rPr>
          <w:rFonts w:ascii="Times New Roman" w:hAnsi="Times New Roman" w:cs="Times New Roman"/>
          <w:sz w:val="24"/>
          <w:szCs w:val="24"/>
        </w:rPr>
        <w:t xml:space="preserve"> exposure on daily basis. However, in the raw time-series data, </w:t>
      </w:r>
      <w:r w:rsidRPr="00CE7C38">
        <w:rPr>
          <w:rFonts w:ascii="Times New Roman" w:hAnsi="Times New Roman" w:cs="Times New Roman"/>
          <w:b/>
          <w:sz w:val="24"/>
          <w:szCs w:val="24"/>
        </w:rPr>
        <w:t>long-term patterns</w:t>
      </w:r>
      <w:r w:rsidRPr="00BF7D28">
        <w:rPr>
          <w:rFonts w:ascii="Times New Roman" w:hAnsi="Times New Roman" w:cs="Times New Roman"/>
          <w:sz w:val="24"/>
          <w:szCs w:val="24"/>
        </w:rPr>
        <w:t xml:space="preserve"> such as </w:t>
      </w:r>
      <w:r w:rsidRPr="00CE7C38">
        <w:rPr>
          <w:rFonts w:ascii="Times New Roman" w:hAnsi="Times New Roman" w:cs="Times New Roman"/>
          <w:b/>
          <w:sz w:val="24"/>
          <w:szCs w:val="24"/>
        </w:rPr>
        <w:t>seasonality</w:t>
      </w:r>
      <w:r w:rsidRPr="00BF7D28">
        <w:rPr>
          <w:rFonts w:ascii="Times New Roman" w:hAnsi="Times New Roman" w:cs="Times New Roman"/>
          <w:sz w:val="24"/>
          <w:szCs w:val="24"/>
        </w:rPr>
        <w:t xml:space="preserve"> might dominate (Figure 1). There are several methodological problems involved in the analysis of time-series studies. One is that the health variables usually exhibit some pattern over time which needs to be accounted for before air pollution effects can be studied. On the other hand, the great advantage of time-series studies is that they focus on variation with time over relatively short periods such as </w:t>
      </w:r>
      <w:r w:rsidRPr="005C61EC">
        <w:rPr>
          <w:rFonts w:ascii="Times New Roman" w:hAnsi="Times New Roman" w:cs="Times New Roman"/>
          <w:b/>
          <w:sz w:val="24"/>
          <w:szCs w:val="24"/>
        </w:rPr>
        <w:t>daily variation</w:t>
      </w:r>
      <w:r w:rsidRPr="00BF7D28">
        <w:rPr>
          <w:rFonts w:ascii="Times New Roman" w:hAnsi="Times New Roman" w:cs="Times New Roman"/>
          <w:sz w:val="24"/>
          <w:szCs w:val="24"/>
        </w:rPr>
        <w:t xml:space="preserve"> in the present study. Over such short periods, many personal characteristics such as age, smoking habits, do not change, so that they can be ignored as potential confounders. In addition, the variation in time of short-term average air pollution concentrations is often much greater than the variation in space of </w:t>
      </w:r>
      <w:r w:rsidRPr="005C61EC">
        <w:rPr>
          <w:rFonts w:ascii="Times New Roman" w:hAnsi="Times New Roman" w:cs="Times New Roman"/>
          <w:b/>
          <w:sz w:val="24"/>
          <w:szCs w:val="24"/>
        </w:rPr>
        <w:t>the long-term average pollution concentrations</w:t>
      </w:r>
      <w:r w:rsidRPr="00BF7D28">
        <w:rPr>
          <w:rFonts w:ascii="Times New Roman" w:hAnsi="Times New Roman" w:cs="Times New Roman"/>
          <w:sz w:val="24"/>
          <w:szCs w:val="24"/>
        </w:rPr>
        <w:t xml:space="preserve"> that form the basis of studies of </w:t>
      </w:r>
      <w:r w:rsidRPr="005C61EC">
        <w:rPr>
          <w:rFonts w:ascii="Times New Roman" w:hAnsi="Times New Roman" w:cs="Times New Roman"/>
          <w:b/>
          <w:sz w:val="24"/>
          <w:szCs w:val="24"/>
        </w:rPr>
        <w:t>long-term effects of air pollution on health</w:t>
      </w:r>
      <w:r w:rsidRPr="00BF7D28">
        <w:rPr>
          <w:rFonts w:ascii="Times New Roman" w:hAnsi="Times New Roman" w:cs="Times New Roman"/>
          <w:sz w:val="24"/>
          <w:szCs w:val="24"/>
        </w:rPr>
        <w:t xml:space="preserve"> </w:t>
      </w:r>
      <w:r w:rsidRPr="00BF7D28">
        <w:rPr>
          <w:rFonts w:ascii="Times New Roman" w:hAnsi="Times New Roman" w:cs="Times New Roman"/>
          <w:sz w:val="24"/>
          <w:szCs w:val="24"/>
        </w:rPr>
        <w:fldChar w:fldCharType="begin"/>
      </w:r>
      <w:r w:rsidRPr="00BF7D28">
        <w:rPr>
          <w:rFonts w:ascii="Times New Roman" w:hAnsi="Times New Roman" w:cs="Times New Roman"/>
          <w:sz w:val="24"/>
          <w:szCs w:val="24"/>
        </w:rPr>
        <w:instrText xml:space="preserve"> ADDIN ZOTERO_ITEM CSL_CITATION {"citationID":"AHaFV0zv","properties":{"formattedCitation":"(WHO, 1987)","plainCitation":"(WHO, 1987)"},"citationItems":[{"id":3970,"uris":["http://zotero.org/users/2173587/items/HKFKE3DF"],"uri":["http://zotero.org/users/2173587/items/HKFKE3DF"],"itemData":{"id":3970,"type":"article-journal","title":"Air quality guidelines for Europe, Copenhagen, WHO Regional Office for Europe","container-title":"WHO Regional Publications, European Series, No. 23","author":[{"family":"WHO","given":""}],"issued":{"date-parts":[["1987"]]}}}],"schema":"https://github.com/citation-style-language/schema/raw/master/csl-citation.json"} </w:instrText>
      </w:r>
      <w:r w:rsidRPr="00BF7D28">
        <w:rPr>
          <w:rFonts w:ascii="Times New Roman" w:hAnsi="Times New Roman" w:cs="Times New Roman"/>
          <w:sz w:val="24"/>
          <w:szCs w:val="24"/>
        </w:rPr>
        <w:fldChar w:fldCharType="separate"/>
      </w:r>
      <w:r w:rsidRPr="00BF7D28">
        <w:rPr>
          <w:rFonts w:ascii="Times New Roman" w:hAnsi="Times New Roman" w:cs="Times New Roman"/>
          <w:sz w:val="24"/>
          <w:szCs w:val="24"/>
        </w:rPr>
        <w:t>(WHO, 1987)</w:t>
      </w:r>
      <w:r w:rsidRPr="00BF7D28">
        <w:rPr>
          <w:rFonts w:ascii="Times New Roman" w:hAnsi="Times New Roman" w:cs="Times New Roman"/>
          <w:sz w:val="24"/>
          <w:szCs w:val="24"/>
        </w:rPr>
        <w:fldChar w:fldCharType="end"/>
      </w:r>
      <w:r w:rsidRPr="00BF7D28">
        <w:rPr>
          <w:rFonts w:ascii="Times New Roman" w:hAnsi="Times New Roman" w:cs="Times New Roman"/>
          <w:sz w:val="24"/>
          <w:szCs w:val="24"/>
        </w:rPr>
        <w:t xml:space="preserve">. This is important because </w:t>
      </w:r>
      <w:r w:rsidRPr="005C61EC">
        <w:rPr>
          <w:rFonts w:ascii="Times New Roman" w:hAnsi="Times New Roman" w:cs="Times New Roman"/>
          <w:b/>
          <w:sz w:val="24"/>
          <w:szCs w:val="24"/>
        </w:rPr>
        <w:t>sufficient variation in exposure</w:t>
      </w:r>
      <w:r w:rsidRPr="00BF7D28">
        <w:rPr>
          <w:rFonts w:ascii="Times New Roman" w:hAnsi="Times New Roman" w:cs="Times New Roman"/>
          <w:sz w:val="24"/>
          <w:szCs w:val="24"/>
        </w:rPr>
        <w:t xml:space="preserve"> is a prerequisite in any analytical epidemiological study.</w:t>
      </w:r>
    </w:p>
    <w:p w14:paraId="7E1A9A8E" w14:textId="77777777" w:rsidR="00BF7D28" w:rsidRPr="00BF7D28" w:rsidRDefault="00BF7D28" w:rsidP="00BF7D28">
      <w:pPr>
        <w:autoSpaceDE w:val="0"/>
        <w:autoSpaceDN w:val="0"/>
        <w:adjustRightInd w:val="0"/>
        <w:spacing w:after="0"/>
        <w:ind w:firstLine="720"/>
        <w:rPr>
          <w:rFonts w:ascii="Times New Roman" w:hAnsi="Times New Roman" w:cs="Times New Roman"/>
          <w:sz w:val="24"/>
          <w:szCs w:val="24"/>
        </w:rPr>
      </w:pPr>
      <w:r w:rsidRPr="00BF7D28">
        <w:rPr>
          <w:rFonts w:ascii="Times New Roman" w:hAnsi="Times New Roman" w:cs="Times New Roman"/>
          <w:sz w:val="24"/>
          <w:szCs w:val="24"/>
        </w:rPr>
        <w:t xml:space="preserve">Therefore, in the present work, </w:t>
      </w:r>
      <w:r w:rsidRPr="005C61EC">
        <w:rPr>
          <w:rFonts w:ascii="Times New Roman" w:hAnsi="Times New Roman" w:cs="Times New Roman"/>
          <w:b/>
          <w:sz w:val="24"/>
          <w:szCs w:val="24"/>
        </w:rPr>
        <w:t>seasonality has been removed</w:t>
      </w:r>
      <w:r w:rsidRPr="00BF7D28">
        <w:rPr>
          <w:rFonts w:ascii="Times New Roman" w:hAnsi="Times New Roman" w:cs="Times New Roman"/>
          <w:sz w:val="24"/>
          <w:szCs w:val="24"/>
        </w:rPr>
        <w:t xml:space="preserve"> both from daily counts of hospital admissions and PM</w:t>
      </w:r>
      <w:r w:rsidRPr="00BF7D28">
        <w:rPr>
          <w:rFonts w:ascii="Times New Roman" w:hAnsi="Times New Roman" w:cs="Times New Roman"/>
          <w:sz w:val="24"/>
          <w:szCs w:val="24"/>
          <w:vertAlign w:val="subscript"/>
        </w:rPr>
        <w:t>2.5</w:t>
      </w:r>
      <w:r w:rsidRPr="00BF7D28">
        <w:rPr>
          <w:rFonts w:ascii="Times New Roman" w:hAnsi="Times New Roman" w:cs="Times New Roman"/>
          <w:sz w:val="24"/>
          <w:szCs w:val="24"/>
        </w:rPr>
        <w:t xml:space="preserve"> daily concentrations. For the elaboration of time series, we somewhat followed the methodology explained in the work of </w:t>
      </w:r>
      <w:hyperlink r:id="rId12" w:history="1">
        <w:r w:rsidRPr="00BF7D28">
          <w:rPr>
            <w:rFonts w:ascii="Times New Roman" w:hAnsi="Times New Roman" w:cs="Times New Roman"/>
            <w:sz w:val="24"/>
            <w:szCs w:val="24"/>
          </w:rPr>
          <w:t>Bhaskaran</w:t>
        </w:r>
      </w:hyperlink>
      <w:r w:rsidRPr="00BF7D28">
        <w:rPr>
          <w:rFonts w:ascii="Times New Roman" w:hAnsi="Times New Roman" w:cs="Times New Roman"/>
          <w:sz w:val="24"/>
          <w:szCs w:val="24"/>
        </w:rPr>
        <w:t xml:space="preserve"> et al. </w:t>
      </w:r>
      <w:r w:rsidRPr="00BF7D28">
        <w:rPr>
          <w:rFonts w:ascii="Times New Roman" w:hAnsi="Times New Roman" w:cs="Times New Roman"/>
          <w:sz w:val="24"/>
          <w:szCs w:val="24"/>
        </w:rPr>
        <w:fldChar w:fldCharType="begin"/>
      </w:r>
      <w:r w:rsidRPr="00BF7D28">
        <w:rPr>
          <w:rFonts w:ascii="Times New Roman" w:hAnsi="Times New Roman" w:cs="Times New Roman"/>
          <w:sz w:val="24"/>
          <w:szCs w:val="24"/>
        </w:rPr>
        <w:instrText xml:space="preserve"> ADDIN ZOTERO_ITEM CSL_CITATION {"citationID":"VbK7Z4to","properties":{"formattedCitation":"(2013)","plainCitation":"(2013)"},"citationItems":[{"id":3997,"uris":["http://zotero.org/users/2173587/items/GG63GSTW"],"uri":["http://zotero.org/users/2173587/items/GG63GSTW"],"itemData":{"id":3997,"type":"article-journal","title":"Time series regression studies in environmental epidemiology","container-title":"International Journal of Epidemiology","page":"1187-1195","volume":"42","issue":"4","source":"PubMed","abstract":"Time series regression studies have been widely used in environmental epidemiology, notably in investigating the short-term associations between exposures such as air pollution, weather variables or pollen, and health outcomes such as mortality, myocardial infarction or disease-specific hospital admissions. Typically, for both exposure and outcome, data are available at regular time intervals (e.g. daily pollution levels and daily mortality counts) and the aim is to explore short-term associations between them. In this article, we describe the general features of time series data, and we outline the analysis process, beginning with descriptive analysis, then focusing on issues in time series regression that differ from other regression methods: modelling short-term fluctuations in the presence of seasonal and long-term patterns, dealing with time varying confounding factors and modelling delayed ('lagged') associations between exposure and outcome. We finish with advice on model checking and sensitivity analysis, and some common extensions to the basic model.","DOI":"10.1093/ije/dyt092","ISSN":"1464-3685","note":"PMID: 23760528\nPMCID: PMC3780998","journalAbbreviation":"Int J Epidemiol","language":"eng","author":[{"family":"Bhaskaran","given":"Krishnan"},{"family":"Gasparrini","given":"Antonio"},{"family":"Hajat","given":"Shakoor"},{"family":"Smeeth","given":"Liam"},{"family":"Armstrong","given":"Ben"}],"issued":{"date-parts":[["2013",8]]}},"suppress-author":true}],"schema":"https://github.com/citation-style-language/schema/raw/master/csl-citation.json"} </w:instrText>
      </w:r>
      <w:r w:rsidRPr="00BF7D28">
        <w:rPr>
          <w:rFonts w:ascii="Times New Roman" w:hAnsi="Times New Roman" w:cs="Times New Roman"/>
          <w:sz w:val="24"/>
          <w:szCs w:val="24"/>
        </w:rPr>
        <w:fldChar w:fldCharType="separate"/>
      </w:r>
      <w:r w:rsidRPr="00BF7D28">
        <w:rPr>
          <w:rFonts w:ascii="Times New Roman" w:hAnsi="Times New Roman" w:cs="Times New Roman"/>
          <w:sz w:val="24"/>
          <w:szCs w:val="24"/>
        </w:rPr>
        <w:t>(2013)</w:t>
      </w:r>
      <w:r w:rsidRPr="00BF7D28">
        <w:rPr>
          <w:rFonts w:ascii="Times New Roman" w:hAnsi="Times New Roman" w:cs="Times New Roman"/>
          <w:sz w:val="24"/>
          <w:szCs w:val="24"/>
        </w:rPr>
        <w:fldChar w:fldCharType="end"/>
      </w:r>
      <w:r w:rsidRPr="00BF7D28">
        <w:rPr>
          <w:rFonts w:ascii="Times New Roman" w:hAnsi="Times New Roman" w:cs="Times New Roman"/>
          <w:sz w:val="24"/>
          <w:szCs w:val="24"/>
        </w:rPr>
        <w:t>.  Seasonality trends were calculated for the time series and subtracted to daily hospital admissions and PM</w:t>
      </w:r>
      <w:r w:rsidRPr="00BF7D28">
        <w:rPr>
          <w:rFonts w:ascii="Times New Roman" w:hAnsi="Times New Roman" w:cs="Times New Roman"/>
          <w:sz w:val="24"/>
          <w:szCs w:val="24"/>
          <w:vertAlign w:val="subscript"/>
        </w:rPr>
        <w:t>2.5</w:t>
      </w:r>
      <w:r w:rsidRPr="00BF7D28">
        <w:rPr>
          <w:rFonts w:ascii="Times New Roman" w:hAnsi="Times New Roman" w:cs="Times New Roman"/>
          <w:sz w:val="24"/>
          <w:szCs w:val="24"/>
        </w:rPr>
        <w:t xml:space="preserve"> concentrations to calculate the anomalies. Figure 2 and Figure 3 show the time-series and calculated anomalies of hospital admissions and PM</w:t>
      </w:r>
      <w:r w:rsidRPr="00BF7D28">
        <w:rPr>
          <w:rFonts w:ascii="Times New Roman" w:hAnsi="Times New Roman" w:cs="Times New Roman"/>
          <w:sz w:val="24"/>
          <w:szCs w:val="24"/>
          <w:vertAlign w:val="subscript"/>
        </w:rPr>
        <w:t>2.5</w:t>
      </w:r>
      <w:r w:rsidRPr="00BF7D28">
        <w:rPr>
          <w:rFonts w:ascii="Times New Roman" w:hAnsi="Times New Roman" w:cs="Times New Roman"/>
          <w:sz w:val="24"/>
          <w:szCs w:val="24"/>
        </w:rPr>
        <w:t xml:space="preserve"> concentrations used for the health analysis in the Emirates. </w:t>
      </w:r>
    </w:p>
    <w:p w14:paraId="5DA82269" w14:textId="77777777" w:rsidR="00BF7D28" w:rsidRPr="00BF7D28" w:rsidRDefault="00BF7D28" w:rsidP="00BF7D28">
      <w:pPr>
        <w:autoSpaceDE w:val="0"/>
        <w:autoSpaceDN w:val="0"/>
        <w:adjustRightInd w:val="0"/>
        <w:spacing w:after="0"/>
        <w:ind w:firstLine="720"/>
        <w:rPr>
          <w:rFonts w:ascii="Times New Roman" w:hAnsi="Times New Roman" w:cs="Times New Roman"/>
          <w:sz w:val="24"/>
          <w:szCs w:val="24"/>
        </w:rPr>
      </w:pPr>
      <w:r w:rsidRPr="00BF7D28">
        <w:rPr>
          <w:rFonts w:ascii="Times New Roman" w:hAnsi="Times New Roman" w:cs="Times New Roman"/>
          <w:sz w:val="24"/>
          <w:szCs w:val="24"/>
        </w:rPr>
        <w:t xml:space="preserve">The removal of </w:t>
      </w:r>
      <w:r w:rsidRPr="005C61EC">
        <w:rPr>
          <w:rFonts w:ascii="Times New Roman" w:hAnsi="Times New Roman" w:cs="Times New Roman"/>
          <w:b/>
          <w:sz w:val="24"/>
          <w:szCs w:val="24"/>
        </w:rPr>
        <w:t>outliers</w:t>
      </w:r>
      <w:r w:rsidRPr="00BF7D28">
        <w:rPr>
          <w:rFonts w:ascii="Times New Roman" w:hAnsi="Times New Roman" w:cs="Times New Roman"/>
          <w:sz w:val="24"/>
          <w:szCs w:val="24"/>
        </w:rPr>
        <w:t xml:space="preserve"> from time-series of PM</w:t>
      </w:r>
      <w:r w:rsidRPr="00BF7D28">
        <w:rPr>
          <w:rFonts w:ascii="Times New Roman" w:hAnsi="Times New Roman" w:cs="Times New Roman"/>
          <w:sz w:val="24"/>
          <w:szCs w:val="24"/>
          <w:vertAlign w:val="subscript"/>
        </w:rPr>
        <w:t xml:space="preserve">2.5 </w:t>
      </w:r>
      <w:r w:rsidRPr="00BF7D28">
        <w:rPr>
          <w:rFonts w:ascii="Times New Roman" w:hAnsi="Times New Roman" w:cs="Times New Roman"/>
          <w:sz w:val="24"/>
          <w:szCs w:val="24"/>
        </w:rPr>
        <w:t>exposures is a matter of debate. Most frequently, relatively high PM</w:t>
      </w:r>
      <w:r w:rsidRPr="00BF7D28">
        <w:rPr>
          <w:rFonts w:ascii="Times New Roman" w:hAnsi="Times New Roman" w:cs="Times New Roman"/>
          <w:sz w:val="24"/>
          <w:szCs w:val="24"/>
          <w:vertAlign w:val="subscript"/>
        </w:rPr>
        <w:t>2.5</w:t>
      </w:r>
      <w:r w:rsidRPr="00BF7D28">
        <w:rPr>
          <w:rFonts w:ascii="Times New Roman" w:hAnsi="Times New Roman" w:cs="Times New Roman"/>
          <w:sz w:val="24"/>
          <w:szCs w:val="24"/>
        </w:rPr>
        <w:t xml:space="preserve"> concentrations levels in the UAE are strongly influenced by the presence of dust blowing from desert areas located outside urbanized areas.  With the use of interactive time-series, it was possible to check and compare PM</w:t>
      </w:r>
      <w:r w:rsidRPr="00BF7D28">
        <w:rPr>
          <w:rFonts w:ascii="Times New Roman" w:hAnsi="Times New Roman" w:cs="Times New Roman"/>
          <w:sz w:val="24"/>
          <w:szCs w:val="24"/>
          <w:vertAlign w:val="subscript"/>
        </w:rPr>
        <w:t xml:space="preserve">2.5 </w:t>
      </w:r>
      <w:r w:rsidRPr="00BF7D28">
        <w:rPr>
          <w:rFonts w:ascii="Times New Roman" w:hAnsi="Times New Roman" w:cs="Times New Roman"/>
          <w:sz w:val="24"/>
          <w:szCs w:val="24"/>
        </w:rPr>
        <w:t xml:space="preserve">concentrations at different monitoring sites and to understand when an outlier could be considered an exceptional event in the whole set of data. After several trials and considerations, we decided to consider as </w:t>
      </w:r>
      <w:r w:rsidRPr="005C61EC">
        <w:rPr>
          <w:rFonts w:ascii="Times New Roman" w:hAnsi="Times New Roman" w:cs="Times New Roman"/>
          <w:b/>
          <w:sz w:val="24"/>
          <w:szCs w:val="24"/>
        </w:rPr>
        <w:t>“potential outliers”</w:t>
      </w:r>
      <w:r w:rsidRPr="00BF7D28">
        <w:rPr>
          <w:rFonts w:ascii="Times New Roman" w:hAnsi="Times New Roman" w:cs="Times New Roman"/>
          <w:sz w:val="24"/>
          <w:szCs w:val="24"/>
        </w:rPr>
        <w:t xml:space="preserve"> all the points of the time series that fall outside 4-times the Interquartile range (4-IQR) of the pollutant concentration over a quarter-time period. This procedure allowed </w:t>
      </w:r>
      <w:r w:rsidRPr="005C61EC">
        <w:rPr>
          <w:rFonts w:ascii="Times New Roman" w:hAnsi="Times New Roman" w:cs="Times New Roman"/>
          <w:b/>
          <w:sz w:val="24"/>
          <w:szCs w:val="24"/>
        </w:rPr>
        <w:t>keeping the signature of dust events in the time series without then loosing potential and relevant exposure data for the health analysis.</w:t>
      </w:r>
    </w:p>
    <w:p w14:paraId="163CF47B" w14:textId="77777777" w:rsidR="00BF7D28" w:rsidRDefault="00BF7D28" w:rsidP="00BF7D28">
      <w:pPr>
        <w:jc w:val="center"/>
        <w:rPr>
          <w:rFonts w:ascii="Times New Roman" w:hAnsi="Times New Roman" w:cs="Times New Roman"/>
        </w:rPr>
      </w:pPr>
    </w:p>
    <w:p w14:paraId="3B7BE076" w14:textId="77777777" w:rsidR="00BF7D28" w:rsidRDefault="00BF7D28" w:rsidP="00BF7D28">
      <w:pPr>
        <w:jc w:val="center"/>
        <w:rPr>
          <w:rFonts w:ascii="Times New Roman" w:hAnsi="Times New Roman" w:cs="Times New Roman"/>
          <w:b/>
          <w:sz w:val="28"/>
          <w:szCs w:val="28"/>
          <w:shd w:val="clear" w:color="auto" w:fill="FFFFFF"/>
        </w:rPr>
      </w:pPr>
      <w:r>
        <w:rPr>
          <w:rFonts w:ascii="Times New Roman" w:hAnsi="Times New Roman" w:cs="Times New Roman"/>
          <w:b/>
          <w:noProof/>
          <w:sz w:val="28"/>
          <w:szCs w:val="28"/>
          <w:shd w:val="clear" w:color="auto" w:fill="FFFFFF"/>
        </w:rPr>
        <w:lastRenderedPageBreak/>
        <w:drawing>
          <wp:inline distT="0" distB="0" distL="0" distR="0" wp14:anchorId="77D51992" wp14:editId="4542DFB0">
            <wp:extent cx="5103297" cy="299764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mmary_tren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06927" cy="2999774"/>
                    </a:xfrm>
                    <a:prstGeom prst="rect">
                      <a:avLst/>
                    </a:prstGeom>
                  </pic:spPr>
                </pic:pic>
              </a:graphicData>
            </a:graphic>
          </wp:inline>
        </w:drawing>
      </w:r>
    </w:p>
    <w:p w14:paraId="1A5ED72D" w14:textId="60DD42F8" w:rsidR="00BF7D28" w:rsidRPr="00205765" w:rsidRDefault="00BF7D28" w:rsidP="00BF7D28">
      <w:pPr>
        <w:rPr>
          <w:rFonts w:ascii="Arial" w:hAnsi="Arial" w:cs="Arial"/>
          <w:sz w:val="18"/>
          <w:szCs w:val="18"/>
        </w:rPr>
      </w:pPr>
      <w:r w:rsidRPr="00205765">
        <w:rPr>
          <w:rFonts w:ascii="Arial" w:hAnsi="Arial" w:cs="Arial"/>
          <w:b/>
          <w:sz w:val="18"/>
          <w:szCs w:val="18"/>
        </w:rPr>
        <w:t xml:space="preserve">Figure </w:t>
      </w:r>
      <w:r w:rsidRPr="00205765">
        <w:rPr>
          <w:rFonts w:ascii="Arial" w:hAnsi="Arial" w:cs="Arial"/>
          <w:b/>
          <w:sz w:val="18"/>
          <w:szCs w:val="18"/>
        </w:rPr>
        <w:fldChar w:fldCharType="begin"/>
      </w:r>
      <w:r w:rsidRPr="00205765">
        <w:rPr>
          <w:rFonts w:ascii="Arial" w:hAnsi="Arial" w:cs="Arial"/>
          <w:b/>
          <w:sz w:val="18"/>
          <w:szCs w:val="18"/>
        </w:rPr>
        <w:instrText xml:space="preserve"> SEQ Figure \* ARABIC </w:instrText>
      </w:r>
      <w:r w:rsidRPr="00205765">
        <w:rPr>
          <w:rFonts w:ascii="Arial" w:hAnsi="Arial" w:cs="Arial"/>
          <w:b/>
          <w:sz w:val="18"/>
          <w:szCs w:val="18"/>
        </w:rPr>
        <w:fldChar w:fldCharType="separate"/>
      </w:r>
      <w:r w:rsidR="00A773FE" w:rsidRPr="00205765">
        <w:rPr>
          <w:rFonts w:ascii="Arial" w:hAnsi="Arial" w:cs="Arial"/>
          <w:b/>
          <w:noProof/>
          <w:sz w:val="18"/>
          <w:szCs w:val="18"/>
        </w:rPr>
        <w:t>2</w:t>
      </w:r>
      <w:r w:rsidRPr="00205765">
        <w:rPr>
          <w:rFonts w:ascii="Arial" w:hAnsi="Arial" w:cs="Arial"/>
          <w:b/>
          <w:sz w:val="18"/>
          <w:szCs w:val="18"/>
        </w:rPr>
        <w:fldChar w:fldCharType="end"/>
      </w:r>
      <w:r w:rsidRPr="00205765">
        <w:rPr>
          <w:rFonts w:ascii="Arial" w:hAnsi="Arial" w:cs="Arial"/>
          <w:b/>
          <w:sz w:val="18"/>
          <w:szCs w:val="18"/>
        </w:rPr>
        <w:t xml:space="preserve">. </w:t>
      </w:r>
      <w:r w:rsidRPr="00205765">
        <w:rPr>
          <w:rFonts w:ascii="Arial" w:hAnsi="Arial" w:cs="Arial"/>
          <w:sz w:val="18"/>
          <w:szCs w:val="18"/>
        </w:rPr>
        <w:t>Time series of daily hospital admissions (a-b) and daily PM</w:t>
      </w:r>
      <w:r w:rsidRPr="00205765">
        <w:rPr>
          <w:rFonts w:ascii="Arial" w:hAnsi="Arial" w:cs="Arial"/>
          <w:sz w:val="18"/>
          <w:szCs w:val="18"/>
          <w:vertAlign w:val="subscript"/>
        </w:rPr>
        <w:t>2.5</w:t>
      </w:r>
      <w:r w:rsidRPr="00205765">
        <w:rPr>
          <w:rFonts w:ascii="Arial" w:hAnsi="Arial" w:cs="Arial"/>
          <w:sz w:val="18"/>
          <w:szCs w:val="18"/>
        </w:rPr>
        <w:t xml:space="preserve"> exposure (c-d) in selected clinics in Abu Dhabi, Dubai-Northern Emirates. Seasonal yearly cycle (blue line) is overlapped to raw data (red curve). PM</w:t>
      </w:r>
      <w:r w:rsidRPr="00205765">
        <w:rPr>
          <w:rFonts w:ascii="Arial" w:hAnsi="Arial" w:cs="Arial"/>
          <w:sz w:val="18"/>
          <w:szCs w:val="18"/>
          <w:vertAlign w:val="subscript"/>
        </w:rPr>
        <w:t>2.5</w:t>
      </w:r>
      <w:r w:rsidRPr="00205765">
        <w:rPr>
          <w:rFonts w:ascii="Arial" w:hAnsi="Arial" w:cs="Arial"/>
          <w:sz w:val="18"/>
          <w:szCs w:val="18"/>
        </w:rPr>
        <w:t xml:space="preserve"> outliers from dust events have not been</w:t>
      </w:r>
      <w:r w:rsidR="00FD04FA">
        <w:rPr>
          <w:rFonts w:ascii="Arial" w:hAnsi="Arial" w:cs="Arial"/>
          <w:sz w:val="18"/>
          <w:szCs w:val="18"/>
        </w:rPr>
        <w:t xml:space="preserve"> completely</w:t>
      </w:r>
      <w:r w:rsidRPr="00205765">
        <w:rPr>
          <w:rFonts w:ascii="Arial" w:hAnsi="Arial" w:cs="Arial"/>
          <w:sz w:val="18"/>
          <w:szCs w:val="18"/>
        </w:rPr>
        <w:t xml:space="preserve"> removed.</w:t>
      </w:r>
    </w:p>
    <w:p w14:paraId="24BBFED0" w14:textId="05C05E8B" w:rsidR="00E31C24" w:rsidRDefault="00E31C24" w:rsidP="00E31C24">
      <w:pPr>
        <w:rPr>
          <w:rFonts w:ascii="Times New Roman" w:hAnsi="Times New Roman" w:cs="Times New Roman"/>
        </w:rPr>
      </w:pPr>
    </w:p>
    <w:p w14:paraId="5B2B2689" w14:textId="77777777" w:rsidR="00E31C24" w:rsidRDefault="00E31C24" w:rsidP="00E31C24">
      <w:pPr>
        <w:jc w:val="center"/>
        <w:rPr>
          <w:rFonts w:ascii="Times New Roman" w:hAnsi="Times New Roman" w:cs="Times New Roman"/>
          <w:b/>
          <w:sz w:val="28"/>
          <w:szCs w:val="28"/>
          <w:shd w:val="clear" w:color="auto" w:fill="FFFFFF"/>
        </w:rPr>
      </w:pPr>
      <w:r>
        <w:rPr>
          <w:rFonts w:ascii="Times New Roman" w:hAnsi="Times New Roman" w:cs="Times New Roman"/>
          <w:b/>
          <w:noProof/>
          <w:sz w:val="28"/>
          <w:szCs w:val="28"/>
          <w:shd w:val="clear" w:color="auto" w:fill="FFFFFF"/>
        </w:rPr>
        <w:drawing>
          <wp:inline distT="0" distB="0" distL="0" distR="0" wp14:anchorId="0F06E3C0" wp14:editId="165C04FC">
            <wp:extent cx="5597895" cy="3245104"/>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mmary_trends_no_seasonalit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4421" cy="3248887"/>
                    </a:xfrm>
                    <a:prstGeom prst="rect">
                      <a:avLst/>
                    </a:prstGeom>
                  </pic:spPr>
                </pic:pic>
              </a:graphicData>
            </a:graphic>
          </wp:inline>
        </w:drawing>
      </w:r>
    </w:p>
    <w:p w14:paraId="21723FB8" w14:textId="05310040" w:rsidR="00E31C24" w:rsidRPr="00205765" w:rsidRDefault="00E31C24" w:rsidP="00E31C24">
      <w:pPr>
        <w:rPr>
          <w:rFonts w:ascii="Arial" w:hAnsi="Arial" w:cs="Arial"/>
          <w:sz w:val="18"/>
          <w:szCs w:val="18"/>
        </w:rPr>
      </w:pPr>
      <w:r w:rsidRPr="00205765">
        <w:rPr>
          <w:rFonts w:ascii="Arial" w:hAnsi="Arial" w:cs="Arial"/>
          <w:b/>
          <w:sz w:val="18"/>
          <w:szCs w:val="18"/>
        </w:rPr>
        <w:t xml:space="preserve">Figure </w:t>
      </w:r>
      <w:r w:rsidRPr="00205765">
        <w:rPr>
          <w:rFonts w:ascii="Arial" w:hAnsi="Arial" w:cs="Arial"/>
          <w:b/>
          <w:sz w:val="18"/>
          <w:szCs w:val="18"/>
        </w:rPr>
        <w:fldChar w:fldCharType="begin"/>
      </w:r>
      <w:r w:rsidRPr="00205765">
        <w:rPr>
          <w:rFonts w:ascii="Arial" w:hAnsi="Arial" w:cs="Arial"/>
          <w:b/>
          <w:sz w:val="18"/>
          <w:szCs w:val="18"/>
        </w:rPr>
        <w:instrText xml:space="preserve"> SEQ Figure \* ARABIC </w:instrText>
      </w:r>
      <w:r w:rsidRPr="00205765">
        <w:rPr>
          <w:rFonts w:ascii="Arial" w:hAnsi="Arial" w:cs="Arial"/>
          <w:b/>
          <w:sz w:val="18"/>
          <w:szCs w:val="18"/>
        </w:rPr>
        <w:fldChar w:fldCharType="separate"/>
      </w:r>
      <w:r w:rsidRPr="00205765">
        <w:rPr>
          <w:rFonts w:ascii="Arial" w:hAnsi="Arial" w:cs="Arial"/>
          <w:b/>
          <w:noProof/>
          <w:sz w:val="18"/>
          <w:szCs w:val="18"/>
        </w:rPr>
        <w:t>3</w:t>
      </w:r>
      <w:r w:rsidRPr="00205765">
        <w:rPr>
          <w:rFonts w:ascii="Arial" w:hAnsi="Arial" w:cs="Arial"/>
          <w:b/>
          <w:sz w:val="18"/>
          <w:szCs w:val="18"/>
        </w:rPr>
        <w:fldChar w:fldCharType="end"/>
      </w:r>
      <w:r w:rsidRPr="00205765">
        <w:rPr>
          <w:rFonts w:ascii="Arial" w:hAnsi="Arial" w:cs="Arial"/>
          <w:b/>
          <w:sz w:val="18"/>
          <w:szCs w:val="18"/>
        </w:rPr>
        <w:t xml:space="preserve">. </w:t>
      </w:r>
      <w:r w:rsidRPr="00205765">
        <w:rPr>
          <w:rFonts w:ascii="Arial" w:hAnsi="Arial" w:cs="Arial"/>
          <w:sz w:val="18"/>
          <w:szCs w:val="18"/>
        </w:rPr>
        <w:t>Filtered time series of daily hospital admissions (a-b) and daily PM</w:t>
      </w:r>
      <w:r w:rsidRPr="00205765">
        <w:rPr>
          <w:rFonts w:ascii="Arial" w:hAnsi="Arial" w:cs="Arial"/>
          <w:sz w:val="18"/>
          <w:szCs w:val="18"/>
          <w:vertAlign w:val="subscript"/>
        </w:rPr>
        <w:t>2.5</w:t>
      </w:r>
      <w:r w:rsidRPr="00205765">
        <w:rPr>
          <w:rFonts w:ascii="Arial" w:hAnsi="Arial" w:cs="Arial"/>
          <w:sz w:val="18"/>
          <w:szCs w:val="18"/>
        </w:rPr>
        <w:t xml:space="preserve"> exposure (c-d) in selected clinics in Abu Dhabi, Dubai-Northern Emirates. Same as Figure 1 but with the subtraction of seasonal yearly cycles.</w:t>
      </w:r>
    </w:p>
    <w:p w14:paraId="3703498A" w14:textId="77777777" w:rsidR="00E31C24" w:rsidRPr="00E31C24" w:rsidRDefault="00E31C24" w:rsidP="00E31C24">
      <w:pPr>
        <w:rPr>
          <w:rFonts w:ascii="Times New Roman" w:hAnsi="Times New Roman" w:cs="Times New Roman"/>
          <w:sz w:val="24"/>
          <w:szCs w:val="24"/>
        </w:rPr>
      </w:pPr>
    </w:p>
    <w:p w14:paraId="142908DB" w14:textId="77777777" w:rsidR="00E31C24" w:rsidRPr="00E31C24" w:rsidRDefault="00E31C24" w:rsidP="00E31C24">
      <w:pPr>
        <w:autoSpaceDE w:val="0"/>
        <w:autoSpaceDN w:val="0"/>
        <w:adjustRightInd w:val="0"/>
        <w:spacing w:after="0"/>
        <w:ind w:firstLine="720"/>
        <w:rPr>
          <w:rFonts w:ascii="Times New Roman" w:hAnsi="Times New Roman" w:cs="Times New Roman"/>
          <w:sz w:val="24"/>
          <w:szCs w:val="24"/>
        </w:rPr>
      </w:pPr>
      <w:r w:rsidRPr="00E31C24">
        <w:rPr>
          <w:rFonts w:ascii="Times New Roman" w:hAnsi="Times New Roman" w:cs="Times New Roman"/>
          <w:sz w:val="24"/>
          <w:szCs w:val="24"/>
        </w:rPr>
        <w:lastRenderedPageBreak/>
        <w:t>In the investigation of the relationship between PM</w:t>
      </w:r>
      <w:r w:rsidRPr="00E31C24">
        <w:rPr>
          <w:rFonts w:ascii="Times New Roman" w:hAnsi="Times New Roman" w:cs="Times New Roman"/>
          <w:sz w:val="24"/>
          <w:szCs w:val="24"/>
          <w:vertAlign w:val="subscript"/>
        </w:rPr>
        <w:t>2.5</w:t>
      </w:r>
      <w:r w:rsidRPr="00E31C24">
        <w:rPr>
          <w:rFonts w:ascii="Times New Roman" w:hAnsi="Times New Roman" w:cs="Times New Roman"/>
          <w:sz w:val="24"/>
          <w:szCs w:val="24"/>
        </w:rPr>
        <w:t xml:space="preserve"> exposure and hospital admissions, we observed that </w:t>
      </w:r>
      <w:r w:rsidRPr="005C61EC">
        <w:rPr>
          <w:rFonts w:ascii="Times New Roman" w:hAnsi="Times New Roman" w:cs="Times New Roman"/>
          <w:b/>
          <w:sz w:val="24"/>
          <w:szCs w:val="24"/>
        </w:rPr>
        <w:t>lag effects</w:t>
      </w:r>
      <w:r w:rsidRPr="00E31C24">
        <w:rPr>
          <w:rFonts w:ascii="Times New Roman" w:hAnsi="Times New Roman" w:cs="Times New Roman"/>
          <w:sz w:val="24"/>
          <w:szCs w:val="24"/>
        </w:rPr>
        <w:t xml:space="preserve"> influenced the performance and the significant coefficient in the regression used in for the health analysis. Therefore, we observed that PM</w:t>
      </w:r>
      <w:r w:rsidRPr="00E31C24">
        <w:rPr>
          <w:rFonts w:ascii="Times New Roman" w:hAnsi="Times New Roman" w:cs="Times New Roman"/>
          <w:sz w:val="24"/>
          <w:szCs w:val="24"/>
          <w:vertAlign w:val="subscript"/>
        </w:rPr>
        <w:t>2.5</w:t>
      </w:r>
      <w:r w:rsidRPr="00E31C24">
        <w:rPr>
          <w:rFonts w:ascii="Times New Roman" w:hAnsi="Times New Roman" w:cs="Times New Roman"/>
          <w:sz w:val="24"/>
          <w:szCs w:val="24"/>
        </w:rPr>
        <w:t xml:space="preserve"> exposure with a lag of 2 days and with a lag of 1 days were significantly associated with respiratory disease in health analysis in the Emirate of Abu Dhabi and Dubai-Northern Emirates, respectively. </w:t>
      </w:r>
    </w:p>
    <w:p w14:paraId="0545653F" w14:textId="77777777" w:rsidR="00E31C24" w:rsidRPr="00DF7048" w:rsidRDefault="00E31C24" w:rsidP="00E31C24">
      <w:pPr>
        <w:spacing w:after="0"/>
        <w:rPr>
          <w:rFonts w:ascii="Times New Roman" w:hAnsi="Times New Roman" w:cs="Times New Roman"/>
        </w:rPr>
      </w:pPr>
    </w:p>
    <w:p w14:paraId="5249D164" w14:textId="484B2ABE" w:rsidR="00E31C24" w:rsidRPr="00381075" w:rsidRDefault="00E31C24" w:rsidP="00155575">
      <w:pPr>
        <w:pStyle w:val="Heading2"/>
        <w:numPr>
          <w:ilvl w:val="0"/>
          <w:numId w:val="10"/>
        </w:numPr>
        <w:rPr>
          <w:i w:val="0"/>
          <w:color w:val="0070C0"/>
        </w:rPr>
      </w:pPr>
      <w:r w:rsidRPr="00381075">
        <w:rPr>
          <w:i w:val="0"/>
          <w:color w:val="0070C0"/>
        </w:rPr>
        <w:t xml:space="preserve"> </w:t>
      </w:r>
      <w:bookmarkStart w:id="12" w:name="_Toc487015436"/>
      <w:r w:rsidRPr="00381075">
        <w:rPr>
          <w:i w:val="0"/>
          <w:color w:val="0070C0"/>
        </w:rPr>
        <w:t>Results</w:t>
      </w:r>
      <w:bookmarkEnd w:id="12"/>
      <w:r w:rsidRPr="00381075">
        <w:rPr>
          <w:i w:val="0"/>
          <w:color w:val="0070C0"/>
        </w:rPr>
        <w:t xml:space="preserve"> </w:t>
      </w:r>
    </w:p>
    <w:p w14:paraId="74F2C94F" w14:textId="77777777" w:rsidR="00E31C24" w:rsidRPr="00DF7048" w:rsidRDefault="00E31C24" w:rsidP="00E31C24"/>
    <w:p w14:paraId="2121CFB1" w14:textId="77777777" w:rsidR="00E31C24" w:rsidRPr="005C61EC" w:rsidRDefault="00E31C24" w:rsidP="00E31C24">
      <w:pPr>
        <w:spacing w:after="0"/>
        <w:ind w:firstLine="720"/>
        <w:rPr>
          <w:rFonts w:ascii="Times New Roman" w:hAnsi="Times New Roman" w:cs="Times New Roman"/>
          <w:sz w:val="24"/>
          <w:szCs w:val="24"/>
        </w:rPr>
      </w:pPr>
      <w:r w:rsidRPr="005C61EC">
        <w:rPr>
          <w:rFonts w:ascii="Times New Roman" w:hAnsi="Times New Roman" w:cs="Times New Roman"/>
          <w:sz w:val="24"/>
          <w:szCs w:val="24"/>
        </w:rPr>
        <w:t>In this work, we first verified if a relationship existed between the number of daily hospital admissions and the exposure to PM</w:t>
      </w:r>
      <w:r w:rsidRPr="005C61EC">
        <w:rPr>
          <w:rFonts w:ascii="Times New Roman" w:hAnsi="Times New Roman" w:cs="Times New Roman"/>
          <w:sz w:val="24"/>
          <w:szCs w:val="24"/>
          <w:vertAlign w:val="subscript"/>
        </w:rPr>
        <w:t>2.5</w:t>
      </w:r>
      <w:r w:rsidRPr="005C61EC">
        <w:rPr>
          <w:rFonts w:ascii="Times New Roman" w:hAnsi="Times New Roman" w:cs="Times New Roman"/>
          <w:sz w:val="24"/>
          <w:szCs w:val="24"/>
        </w:rPr>
        <w:t xml:space="preserve">. Figure 4, shows that in the Emirate of Abu Dhabi, an </w:t>
      </w:r>
      <w:r w:rsidRPr="005C61EC">
        <w:rPr>
          <w:rFonts w:ascii="Times New Roman" w:hAnsi="Times New Roman" w:cs="Times New Roman"/>
          <w:b/>
          <w:sz w:val="24"/>
          <w:szCs w:val="24"/>
        </w:rPr>
        <w:t>increase of the rate of daily hospital admissions</w:t>
      </w:r>
      <w:r w:rsidRPr="005C61EC">
        <w:rPr>
          <w:rFonts w:ascii="Times New Roman" w:hAnsi="Times New Roman" w:cs="Times New Roman"/>
          <w:sz w:val="24"/>
          <w:szCs w:val="24"/>
        </w:rPr>
        <w:t>, due to respiratory diseases, was observed at PM</w:t>
      </w:r>
      <w:r w:rsidRPr="005C61EC">
        <w:rPr>
          <w:rFonts w:ascii="Times New Roman" w:hAnsi="Times New Roman" w:cs="Times New Roman"/>
          <w:sz w:val="24"/>
          <w:szCs w:val="24"/>
          <w:vertAlign w:val="subscript"/>
        </w:rPr>
        <w:t>2.5</w:t>
      </w:r>
      <w:r w:rsidRPr="005C61EC">
        <w:rPr>
          <w:rFonts w:ascii="Times New Roman" w:hAnsi="Times New Roman" w:cs="Times New Roman"/>
          <w:sz w:val="24"/>
          <w:szCs w:val="24"/>
        </w:rPr>
        <w:t xml:space="preserve"> exposure levels higher than ~ 100 </w:t>
      </w:r>
      <w:r w:rsidRPr="005C61EC">
        <w:rPr>
          <w:rFonts w:ascii="Symbol" w:hAnsi="Symbol" w:cs="Times New Roman"/>
          <w:sz w:val="24"/>
          <w:szCs w:val="24"/>
        </w:rPr>
        <w:t></w:t>
      </w:r>
      <w:r w:rsidRPr="005C61EC">
        <w:rPr>
          <w:rFonts w:ascii="Times New Roman" w:hAnsi="Times New Roman" w:cs="Times New Roman"/>
          <w:sz w:val="24"/>
          <w:szCs w:val="24"/>
        </w:rPr>
        <w:t>g/m</w:t>
      </w:r>
      <w:r w:rsidRPr="005C61EC">
        <w:rPr>
          <w:rFonts w:ascii="Times New Roman" w:hAnsi="Times New Roman" w:cs="Times New Roman"/>
          <w:sz w:val="24"/>
          <w:szCs w:val="24"/>
          <w:vertAlign w:val="superscript"/>
        </w:rPr>
        <w:t>3</w:t>
      </w:r>
      <w:r w:rsidRPr="005C61EC">
        <w:rPr>
          <w:rFonts w:ascii="Times New Roman" w:hAnsi="Times New Roman" w:cs="Times New Roman"/>
          <w:sz w:val="24"/>
          <w:szCs w:val="24"/>
        </w:rPr>
        <w:t>. On the other hand, for the Emirates of Dubai-Northern Emirate, the rate of daily hospital admissions showed a quasi-linear relationship with the PM</w:t>
      </w:r>
      <w:r w:rsidRPr="005C61EC">
        <w:rPr>
          <w:rFonts w:ascii="Times New Roman" w:hAnsi="Times New Roman" w:cs="Times New Roman"/>
          <w:sz w:val="24"/>
          <w:szCs w:val="24"/>
          <w:vertAlign w:val="subscript"/>
        </w:rPr>
        <w:t>2.5</w:t>
      </w:r>
      <w:r w:rsidRPr="005C61EC">
        <w:rPr>
          <w:rFonts w:ascii="Times New Roman" w:hAnsi="Times New Roman" w:cs="Times New Roman"/>
          <w:sz w:val="24"/>
          <w:szCs w:val="24"/>
        </w:rPr>
        <w:t xml:space="preserve"> exposure. Increasing PM</w:t>
      </w:r>
      <w:r w:rsidRPr="005C61EC">
        <w:rPr>
          <w:rFonts w:ascii="Times New Roman" w:hAnsi="Times New Roman" w:cs="Times New Roman"/>
          <w:sz w:val="24"/>
          <w:szCs w:val="24"/>
          <w:vertAlign w:val="subscript"/>
        </w:rPr>
        <w:t>2.5</w:t>
      </w:r>
      <w:r w:rsidRPr="005C61EC">
        <w:rPr>
          <w:rFonts w:ascii="Times New Roman" w:hAnsi="Times New Roman" w:cs="Times New Roman"/>
          <w:sz w:val="24"/>
          <w:szCs w:val="24"/>
        </w:rPr>
        <w:t xml:space="preserve"> concentrations corresponded to increasing rate of hospital admissions.</w:t>
      </w:r>
    </w:p>
    <w:p w14:paraId="292973AC" w14:textId="77777777" w:rsidR="00E31C24" w:rsidRDefault="00E31C24" w:rsidP="00E31C24">
      <w:pPr>
        <w:spacing w:after="0"/>
        <w:ind w:firstLine="720"/>
        <w:rPr>
          <w:rFonts w:ascii="Times New Roman" w:hAnsi="Times New Roman" w:cs="Times New Roman"/>
        </w:rPr>
      </w:pPr>
    </w:p>
    <w:p w14:paraId="36475411" w14:textId="77777777" w:rsidR="00E31C24" w:rsidRDefault="00E31C24" w:rsidP="00E31C24">
      <w:pPr>
        <w:jc w:val="center"/>
        <w:rPr>
          <w:rFonts w:ascii="Times New Roman" w:hAnsi="Times New Roman" w:cs="Times New Roman"/>
          <w:b/>
          <w:sz w:val="28"/>
          <w:szCs w:val="28"/>
          <w:shd w:val="clear" w:color="auto" w:fill="FFFFFF"/>
        </w:rPr>
      </w:pPr>
      <w:r>
        <w:rPr>
          <w:rFonts w:ascii="Times New Roman" w:hAnsi="Times New Roman" w:cs="Times New Roman"/>
          <w:b/>
          <w:noProof/>
          <w:sz w:val="28"/>
          <w:szCs w:val="28"/>
          <w:shd w:val="clear" w:color="auto" w:fill="FFFFFF"/>
        </w:rPr>
        <w:drawing>
          <wp:inline distT="0" distB="0" distL="0" distR="0" wp14:anchorId="6337EEEB" wp14:editId="73D59020">
            <wp:extent cx="5311471" cy="198953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ss_vs_PM2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3117" cy="1993894"/>
                    </a:xfrm>
                    <a:prstGeom prst="rect">
                      <a:avLst/>
                    </a:prstGeom>
                  </pic:spPr>
                </pic:pic>
              </a:graphicData>
            </a:graphic>
          </wp:inline>
        </w:drawing>
      </w:r>
    </w:p>
    <w:p w14:paraId="6970EE0F" w14:textId="0B79B225" w:rsidR="00E31C24" w:rsidRPr="00205765" w:rsidRDefault="00205765" w:rsidP="00E31C24">
      <w:pPr>
        <w:rPr>
          <w:rFonts w:ascii="Times New Roman" w:hAnsi="Times New Roman" w:cs="Times New Roman"/>
          <w:b/>
          <w:sz w:val="28"/>
          <w:szCs w:val="28"/>
          <w:shd w:val="clear" w:color="auto" w:fill="FFFFFF"/>
        </w:rPr>
      </w:pPr>
      <w:r w:rsidRPr="00205765">
        <w:rPr>
          <w:rFonts w:ascii="Arial" w:hAnsi="Arial" w:cs="Arial"/>
          <w:b/>
          <w:sz w:val="18"/>
          <w:szCs w:val="18"/>
        </w:rPr>
        <w:t xml:space="preserve">Figure </w:t>
      </w:r>
      <w:r w:rsidRPr="00205765">
        <w:rPr>
          <w:rFonts w:ascii="Arial" w:hAnsi="Arial" w:cs="Arial"/>
          <w:b/>
          <w:sz w:val="18"/>
          <w:szCs w:val="18"/>
        </w:rPr>
        <w:fldChar w:fldCharType="begin"/>
      </w:r>
      <w:r w:rsidRPr="00205765">
        <w:rPr>
          <w:rFonts w:ascii="Arial" w:hAnsi="Arial" w:cs="Arial"/>
          <w:b/>
          <w:sz w:val="18"/>
          <w:szCs w:val="18"/>
        </w:rPr>
        <w:instrText xml:space="preserve"> SEQ Figure \* ARABIC </w:instrText>
      </w:r>
      <w:r w:rsidRPr="00205765">
        <w:rPr>
          <w:rFonts w:ascii="Arial" w:hAnsi="Arial" w:cs="Arial"/>
          <w:b/>
          <w:sz w:val="18"/>
          <w:szCs w:val="18"/>
        </w:rPr>
        <w:fldChar w:fldCharType="separate"/>
      </w:r>
      <w:r w:rsidRPr="00205765">
        <w:rPr>
          <w:rFonts w:ascii="Arial" w:hAnsi="Arial" w:cs="Arial"/>
          <w:b/>
          <w:noProof/>
          <w:sz w:val="18"/>
          <w:szCs w:val="18"/>
        </w:rPr>
        <w:t>4</w:t>
      </w:r>
      <w:r w:rsidRPr="00205765">
        <w:rPr>
          <w:rFonts w:ascii="Arial" w:hAnsi="Arial" w:cs="Arial"/>
          <w:b/>
          <w:sz w:val="18"/>
          <w:szCs w:val="18"/>
        </w:rPr>
        <w:fldChar w:fldCharType="end"/>
      </w:r>
      <w:r w:rsidRPr="00205765">
        <w:rPr>
          <w:rFonts w:ascii="Arial" w:hAnsi="Arial" w:cs="Arial"/>
          <w:b/>
          <w:sz w:val="18"/>
          <w:szCs w:val="18"/>
        </w:rPr>
        <w:t xml:space="preserve">. </w:t>
      </w:r>
      <w:r w:rsidR="00E31C24" w:rsidRPr="00205765">
        <w:rPr>
          <w:rFonts w:ascii="Arial" w:hAnsi="Arial" w:cs="Arial"/>
          <w:sz w:val="18"/>
          <w:szCs w:val="18"/>
        </w:rPr>
        <w:t>Average hospital admissions versus PM</w:t>
      </w:r>
      <w:r w:rsidR="00E31C24" w:rsidRPr="00205765">
        <w:rPr>
          <w:rFonts w:ascii="Arial" w:hAnsi="Arial" w:cs="Arial"/>
          <w:sz w:val="18"/>
          <w:szCs w:val="18"/>
          <w:vertAlign w:val="subscript"/>
        </w:rPr>
        <w:t>2.5</w:t>
      </w:r>
      <w:r w:rsidR="00E31C24" w:rsidRPr="00205765">
        <w:rPr>
          <w:rFonts w:ascii="Arial" w:hAnsi="Arial" w:cs="Arial"/>
          <w:sz w:val="18"/>
          <w:szCs w:val="18"/>
        </w:rPr>
        <w:t xml:space="preserve"> concentration in the emirate of Abu Dhabi, Dubai and Northern Emirates. Averages are at PM</w:t>
      </w:r>
      <w:r w:rsidR="00E31C24" w:rsidRPr="00205765">
        <w:rPr>
          <w:rFonts w:ascii="Arial" w:hAnsi="Arial" w:cs="Arial"/>
          <w:sz w:val="18"/>
          <w:szCs w:val="18"/>
          <w:vertAlign w:val="subscript"/>
        </w:rPr>
        <w:t>2.5</w:t>
      </w:r>
      <w:r w:rsidR="00E31C24" w:rsidRPr="00205765">
        <w:rPr>
          <w:rFonts w:ascii="Arial" w:hAnsi="Arial" w:cs="Arial"/>
          <w:sz w:val="18"/>
          <w:szCs w:val="18"/>
        </w:rPr>
        <w:t xml:space="preserve"> intervals of 10 </w:t>
      </w:r>
      <w:r w:rsidR="00E31C24" w:rsidRPr="00205765">
        <w:rPr>
          <w:rFonts w:ascii="Symbol" w:hAnsi="Symbol" w:cs="Arial"/>
          <w:sz w:val="18"/>
          <w:szCs w:val="18"/>
        </w:rPr>
        <w:t></w:t>
      </w:r>
      <w:r w:rsidR="00E31C24" w:rsidRPr="00205765">
        <w:rPr>
          <w:rFonts w:ascii="Arial" w:hAnsi="Arial" w:cs="Arial"/>
          <w:sz w:val="18"/>
          <w:szCs w:val="18"/>
        </w:rPr>
        <w:t>g/m</w:t>
      </w:r>
      <w:r w:rsidR="00E31C24" w:rsidRPr="00205765">
        <w:rPr>
          <w:rFonts w:ascii="Arial" w:hAnsi="Arial" w:cs="Arial"/>
          <w:sz w:val="18"/>
          <w:szCs w:val="18"/>
          <w:vertAlign w:val="superscript"/>
        </w:rPr>
        <w:t>3</w:t>
      </w:r>
      <w:r w:rsidR="00E31C24" w:rsidRPr="00205765">
        <w:rPr>
          <w:rFonts w:ascii="Arial" w:hAnsi="Arial" w:cs="Arial"/>
          <w:sz w:val="18"/>
          <w:szCs w:val="18"/>
          <w:vertAlign w:val="subscript"/>
        </w:rPr>
        <w:t xml:space="preserve">, </w:t>
      </w:r>
    </w:p>
    <w:p w14:paraId="2C69A625" w14:textId="77777777" w:rsidR="00E31C24" w:rsidRDefault="00E31C24" w:rsidP="00E31C24">
      <w:pPr>
        <w:spacing w:after="0"/>
        <w:ind w:firstLine="720"/>
        <w:rPr>
          <w:rFonts w:ascii="Times New Roman" w:hAnsi="Times New Roman" w:cs="Times New Roman"/>
        </w:rPr>
      </w:pPr>
    </w:p>
    <w:p w14:paraId="6C17941C" w14:textId="77777777" w:rsidR="00E31C24" w:rsidRPr="00DF7048" w:rsidRDefault="00E31C24" w:rsidP="00E31C24">
      <w:pPr>
        <w:spacing w:after="0"/>
        <w:ind w:firstLine="720"/>
        <w:rPr>
          <w:rFonts w:ascii="Times New Roman" w:hAnsi="Times New Roman" w:cs="Times New Roman"/>
        </w:rPr>
      </w:pPr>
    </w:p>
    <w:p w14:paraId="5F99D8A0" w14:textId="5DAB5B81" w:rsidR="00E31C24" w:rsidRPr="00E31C24" w:rsidRDefault="00E31C24" w:rsidP="00E31C24">
      <w:pPr>
        <w:spacing w:after="0"/>
        <w:ind w:firstLine="720"/>
        <w:rPr>
          <w:rFonts w:ascii="Times New Roman" w:hAnsi="Times New Roman" w:cs="Times New Roman"/>
          <w:sz w:val="24"/>
          <w:szCs w:val="24"/>
        </w:rPr>
      </w:pPr>
      <w:r w:rsidRPr="00E31C24">
        <w:rPr>
          <w:rFonts w:ascii="Times New Roman" w:hAnsi="Times New Roman" w:cs="Times New Roman"/>
          <w:sz w:val="24"/>
          <w:szCs w:val="24"/>
        </w:rPr>
        <w:t>The frequency of hospital admissions, due to respiratory diseases, was observed to be small at lower PM</w:t>
      </w:r>
      <w:r w:rsidRPr="00E31C24">
        <w:rPr>
          <w:rFonts w:ascii="Times New Roman" w:hAnsi="Times New Roman" w:cs="Times New Roman"/>
          <w:sz w:val="24"/>
          <w:szCs w:val="24"/>
          <w:vertAlign w:val="subscript"/>
        </w:rPr>
        <w:t>2.5</w:t>
      </w:r>
      <w:r w:rsidRPr="00E31C24">
        <w:rPr>
          <w:rFonts w:ascii="Times New Roman" w:hAnsi="Times New Roman" w:cs="Times New Roman"/>
          <w:sz w:val="24"/>
          <w:szCs w:val="24"/>
        </w:rPr>
        <w:t xml:space="preserve"> concentrations (Figure 5). This means that the potential </w:t>
      </w:r>
      <w:r w:rsidRPr="005C61EC">
        <w:rPr>
          <w:rFonts w:ascii="Times New Roman" w:hAnsi="Times New Roman" w:cs="Times New Roman"/>
          <w:b/>
          <w:sz w:val="24"/>
          <w:szCs w:val="24"/>
        </w:rPr>
        <w:t>number of individuals reacting a</w:t>
      </w:r>
      <w:r w:rsidR="005C61EC">
        <w:rPr>
          <w:rFonts w:ascii="Times New Roman" w:hAnsi="Times New Roman" w:cs="Times New Roman"/>
          <w:b/>
          <w:sz w:val="24"/>
          <w:szCs w:val="24"/>
        </w:rPr>
        <w:t>t very low concentrations was lower at</w:t>
      </w:r>
      <w:r w:rsidRPr="005C61EC">
        <w:rPr>
          <w:rFonts w:ascii="Times New Roman" w:hAnsi="Times New Roman" w:cs="Times New Roman"/>
          <w:b/>
          <w:sz w:val="24"/>
          <w:szCs w:val="24"/>
        </w:rPr>
        <w:t xml:space="preserve"> lower concentrations</w:t>
      </w:r>
      <w:r w:rsidRPr="00E31C24">
        <w:rPr>
          <w:rFonts w:ascii="Times New Roman" w:hAnsi="Times New Roman" w:cs="Times New Roman"/>
          <w:sz w:val="24"/>
          <w:szCs w:val="24"/>
        </w:rPr>
        <w:t>. The same trend was observed at higher concentrations. This behavior usually results in an exposure-effect relationship similar to an S-shape, with a slope approximately decreasing both to low and high PM</w:t>
      </w:r>
      <w:r w:rsidRPr="00E31C24">
        <w:rPr>
          <w:rFonts w:ascii="Times New Roman" w:hAnsi="Times New Roman" w:cs="Times New Roman"/>
          <w:sz w:val="24"/>
          <w:szCs w:val="24"/>
          <w:vertAlign w:val="subscript"/>
        </w:rPr>
        <w:t>2.5</w:t>
      </w:r>
      <w:r w:rsidRPr="00E31C24">
        <w:rPr>
          <w:rFonts w:ascii="Times New Roman" w:hAnsi="Times New Roman" w:cs="Times New Roman"/>
          <w:sz w:val="24"/>
          <w:szCs w:val="24"/>
        </w:rPr>
        <w:t xml:space="preserve"> concentrations </w:t>
      </w:r>
      <w:r w:rsidRPr="00E31C24">
        <w:rPr>
          <w:rFonts w:ascii="Times New Roman" w:hAnsi="Times New Roman" w:cs="Times New Roman"/>
          <w:sz w:val="24"/>
          <w:szCs w:val="24"/>
        </w:rPr>
        <w:fldChar w:fldCharType="begin"/>
      </w:r>
      <w:r w:rsidRPr="00E31C24">
        <w:rPr>
          <w:rFonts w:ascii="Times New Roman" w:hAnsi="Times New Roman" w:cs="Times New Roman"/>
          <w:sz w:val="24"/>
          <w:szCs w:val="24"/>
        </w:rPr>
        <w:instrText xml:space="preserve"> ADDIN ZOTERO_ITEM CSL_CITATION {"citationID":"8EV2Rvjf","properties":{"formattedCitation":"(EU-Commission, 1997)","plainCitation":"(EU-Commission, 1997)"},"citationItems":[{"id":3946,"uris":["http://zotero.org/users/2173587/items/HCTRMXS3"],"uri":["http://zotero.org/users/2173587/items/HCTRMXS3"],"itemData":{"id":3946,"type":"article-journal","title":"Ambient Air Pollution by Particulate Matter, Position Paper.","container-title":"European Commission","URL":"http://ec.europa.eu/environment/air/pdf/pp_pm.pdf","author":[{"family":"EU-Commission","given":""}],"issued":{"date-parts":[["1997"]]}}}],"schema":"https://github.com/citation-style-language/schema/raw/master/csl-citation.json"} </w:instrText>
      </w:r>
      <w:r w:rsidRPr="00E31C24">
        <w:rPr>
          <w:rFonts w:ascii="Times New Roman" w:hAnsi="Times New Roman" w:cs="Times New Roman"/>
          <w:sz w:val="24"/>
          <w:szCs w:val="24"/>
        </w:rPr>
        <w:fldChar w:fldCharType="separate"/>
      </w:r>
      <w:r w:rsidRPr="00E31C24">
        <w:rPr>
          <w:rFonts w:ascii="Times New Roman" w:hAnsi="Times New Roman" w:cs="Times New Roman"/>
          <w:sz w:val="24"/>
          <w:szCs w:val="24"/>
        </w:rPr>
        <w:t>(EU-Commission, 1997)</w:t>
      </w:r>
      <w:r w:rsidRPr="00E31C24">
        <w:rPr>
          <w:rFonts w:ascii="Times New Roman" w:hAnsi="Times New Roman" w:cs="Times New Roman"/>
          <w:sz w:val="24"/>
          <w:szCs w:val="24"/>
        </w:rPr>
        <w:fldChar w:fldCharType="end"/>
      </w:r>
      <w:r w:rsidRPr="00E31C24">
        <w:rPr>
          <w:rFonts w:ascii="Times New Roman" w:hAnsi="Times New Roman" w:cs="Times New Roman"/>
          <w:sz w:val="24"/>
          <w:szCs w:val="24"/>
        </w:rPr>
        <w:t>.</w:t>
      </w:r>
    </w:p>
    <w:p w14:paraId="2C18660A" w14:textId="77777777" w:rsidR="00E31C24" w:rsidRPr="00E31C24" w:rsidRDefault="00E31C24" w:rsidP="00E31C24">
      <w:pPr>
        <w:spacing w:after="0"/>
        <w:ind w:firstLine="720"/>
        <w:rPr>
          <w:rFonts w:ascii="Times New Roman" w:hAnsi="Times New Roman" w:cs="Times New Roman"/>
          <w:sz w:val="24"/>
          <w:szCs w:val="24"/>
        </w:rPr>
      </w:pPr>
      <w:r w:rsidRPr="00E31C24">
        <w:rPr>
          <w:rFonts w:ascii="Times New Roman" w:hAnsi="Times New Roman" w:cs="Times New Roman"/>
          <w:sz w:val="24"/>
          <w:szCs w:val="24"/>
        </w:rPr>
        <w:t xml:space="preserve">Estimates of the </w:t>
      </w:r>
      <w:r w:rsidRPr="00044C90">
        <w:rPr>
          <w:rFonts w:ascii="Times New Roman" w:hAnsi="Times New Roman" w:cs="Times New Roman"/>
          <w:b/>
          <w:sz w:val="24"/>
          <w:szCs w:val="24"/>
        </w:rPr>
        <w:t>relative rates (</w:t>
      </w:r>
      <w:r w:rsidRPr="00044C90">
        <w:rPr>
          <w:rFonts w:ascii="Times New Roman" w:hAnsi="Times New Roman" w:cs="Times New Roman"/>
          <w:b/>
          <w:i/>
          <w:sz w:val="24"/>
          <w:szCs w:val="24"/>
        </w:rPr>
        <w:t>RR</w:t>
      </w:r>
      <w:r w:rsidRPr="00044C90">
        <w:rPr>
          <w:rFonts w:ascii="Times New Roman" w:hAnsi="Times New Roman" w:cs="Times New Roman"/>
          <w:b/>
          <w:sz w:val="24"/>
          <w:szCs w:val="24"/>
        </w:rPr>
        <w:t>)</w:t>
      </w:r>
      <w:r w:rsidRPr="00E31C24">
        <w:rPr>
          <w:rFonts w:ascii="Times New Roman" w:hAnsi="Times New Roman" w:cs="Times New Roman"/>
          <w:sz w:val="24"/>
          <w:szCs w:val="24"/>
        </w:rPr>
        <w:t xml:space="preserve"> and 95% </w:t>
      </w:r>
      <w:r w:rsidRPr="00044C90">
        <w:rPr>
          <w:rFonts w:ascii="Times New Roman" w:hAnsi="Times New Roman" w:cs="Times New Roman"/>
          <w:b/>
          <w:sz w:val="24"/>
          <w:szCs w:val="24"/>
        </w:rPr>
        <w:t>Confidence Interval (CI)</w:t>
      </w:r>
      <w:r w:rsidRPr="00E31C24">
        <w:rPr>
          <w:rFonts w:ascii="Times New Roman" w:hAnsi="Times New Roman" w:cs="Times New Roman"/>
          <w:sz w:val="24"/>
          <w:szCs w:val="24"/>
        </w:rPr>
        <w:t xml:space="preserve"> of hospital admissions where obtained for each PM</w:t>
      </w:r>
      <w:r w:rsidRPr="00E31C24">
        <w:rPr>
          <w:rFonts w:ascii="Times New Roman" w:hAnsi="Times New Roman" w:cs="Times New Roman"/>
          <w:sz w:val="24"/>
          <w:szCs w:val="24"/>
          <w:vertAlign w:val="subscript"/>
        </w:rPr>
        <w:t>2.5</w:t>
      </w:r>
      <w:r w:rsidRPr="00E31C24">
        <w:rPr>
          <w:rFonts w:ascii="Times New Roman" w:hAnsi="Times New Roman" w:cs="Times New Roman"/>
          <w:sz w:val="24"/>
          <w:szCs w:val="24"/>
        </w:rPr>
        <w:t xml:space="preserve"> concentration when applying the generalized linear regression model (GLM) to the health datasets. Figure 6 shows the computed exposure curves expressed in relative risk (</w:t>
      </w:r>
      <w:r w:rsidRPr="00E31C24">
        <w:rPr>
          <w:rFonts w:ascii="Times New Roman" w:hAnsi="Times New Roman" w:cs="Times New Roman"/>
          <w:i/>
          <w:sz w:val="24"/>
          <w:szCs w:val="24"/>
        </w:rPr>
        <w:t>RR</w:t>
      </w:r>
      <w:r w:rsidRPr="00E31C24">
        <w:rPr>
          <w:rFonts w:ascii="Times New Roman" w:hAnsi="Times New Roman" w:cs="Times New Roman"/>
          <w:sz w:val="24"/>
          <w:szCs w:val="24"/>
        </w:rPr>
        <w:t>) for exposure to PM</w:t>
      </w:r>
      <w:r w:rsidRPr="00E31C24">
        <w:rPr>
          <w:rFonts w:ascii="Times New Roman" w:hAnsi="Times New Roman" w:cs="Times New Roman"/>
          <w:sz w:val="24"/>
          <w:szCs w:val="24"/>
          <w:vertAlign w:val="subscript"/>
        </w:rPr>
        <w:t>2.5</w:t>
      </w:r>
      <w:r w:rsidRPr="00E31C24">
        <w:rPr>
          <w:rFonts w:ascii="Times New Roman" w:hAnsi="Times New Roman" w:cs="Times New Roman"/>
          <w:sz w:val="24"/>
          <w:szCs w:val="24"/>
        </w:rPr>
        <w:t xml:space="preserve"> from the Emirate of Abu Dhabi and Dubai-</w:t>
      </w:r>
      <w:r w:rsidRPr="00E31C24">
        <w:rPr>
          <w:rFonts w:ascii="Times New Roman" w:hAnsi="Times New Roman" w:cs="Times New Roman"/>
          <w:sz w:val="24"/>
          <w:szCs w:val="24"/>
        </w:rPr>
        <w:lastRenderedPageBreak/>
        <w:t xml:space="preserve">Northern Emirates. For </w:t>
      </w:r>
      <w:r w:rsidRPr="00044C90">
        <w:rPr>
          <w:rFonts w:ascii="Times New Roman" w:hAnsi="Times New Roman" w:cs="Times New Roman"/>
          <w:b/>
          <w:sz w:val="24"/>
          <w:szCs w:val="24"/>
        </w:rPr>
        <w:t>small range of PM</w:t>
      </w:r>
      <w:r w:rsidRPr="00044C90">
        <w:rPr>
          <w:rFonts w:ascii="Times New Roman" w:hAnsi="Times New Roman" w:cs="Times New Roman"/>
          <w:b/>
          <w:sz w:val="24"/>
          <w:szCs w:val="24"/>
          <w:vertAlign w:val="subscript"/>
        </w:rPr>
        <w:t xml:space="preserve">2.5 </w:t>
      </w:r>
      <w:r w:rsidRPr="00044C90">
        <w:rPr>
          <w:rFonts w:ascii="Times New Roman" w:hAnsi="Times New Roman" w:cs="Times New Roman"/>
          <w:b/>
          <w:sz w:val="24"/>
          <w:szCs w:val="24"/>
        </w:rPr>
        <w:t>concentrations</w:t>
      </w:r>
      <w:r w:rsidRPr="00E31C24">
        <w:rPr>
          <w:rFonts w:ascii="Times New Roman" w:hAnsi="Times New Roman" w:cs="Times New Roman"/>
          <w:sz w:val="24"/>
          <w:szCs w:val="24"/>
        </w:rPr>
        <w:t xml:space="preserve">, the </w:t>
      </w:r>
      <w:r w:rsidRPr="00044C90">
        <w:rPr>
          <w:rFonts w:ascii="Times New Roman" w:hAnsi="Times New Roman" w:cs="Times New Roman"/>
          <w:b/>
          <w:sz w:val="24"/>
          <w:szCs w:val="24"/>
        </w:rPr>
        <w:t>assumption of linearity</w:t>
      </w:r>
      <w:r w:rsidRPr="00E31C24">
        <w:rPr>
          <w:rFonts w:ascii="Times New Roman" w:hAnsi="Times New Roman" w:cs="Times New Roman"/>
          <w:sz w:val="24"/>
          <w:szCs w:val="24"/>
        </w:rPr>
        <w:t xml:space="preserve"> in the </w:t>
      </w:r>
      <w:r w:rsidRPr="00044C90">
        <w:rPr>
          <w:rFonts w:ascii="Times New Roman" w:hAnsi="Times New Roman" w:cs="Times New Roman"/>
          <w:b/>
          <w:sz w:val="24"/>
          <w:szCs w:val="24"/>
        </w:rPr>
        <w:t>exposure-effect relationship</w:t>
      </w:r>
      <w:r w:rsidRPr="00E31C24">
        <w:rPr>
          <w:rFonts w:ascii="Times New Roman" w:hAnsi="Times New Roman" w:cs="Times New Roman"/>
          <w:sz w:val="24"/>
          <w:szCs w:val="24"/>
        </w:rPr>
        <w:t xml:space="preserve"> was used an acceptable simplification in the study periods </w:t>
      </w:r>
      <w:r w:rsidRPr="00E31C24">
        <w:rPr>
          <w:rFonts w:ascii="Times New Roman" w:hAnsi="Times New Roman" w:cs="Times New Roman"/>
          <w:sz w:val="24"/>
          <w:szCs w:val="24"/>
        </w:rPr>
        <w:fldChar w:fldCharType="begin"/>
      </w:r>
      <w:r w:rsidRPr="00E31C24">
        <w:rPr>
          <w:rFonts w:ascii="Times New Roman" w:hAnsi="Times New Roman" w:cs="Times New Roman"/>
          <w:sz w:val="24"/>
          <w:szCs w:val="24"/>
        </w:rPr>
        <w:instrText xml:space="preserve"> ADDIN ZOTERO_ITEM CSL_CITATION {"citationID":"bLgNIlNk","properties":{"formattedCitation":"(EU-Commission, 1997)","plainCitation":"(EU-Commission, 1997)"},"citationItems":[{"id":3946,"uris":["http://zotero.org/users/2173587/items/HCTRMXS3"],"uri":["http://zotero.org/users/2173587/items/HCTRMXS3"],"itemData":{"id":3946,"type":"article-journal","title":"Ambient Air Pollution by Particulate Matter, Position Paper.","container-title":"European Commission","URL":"http://ec.europa.eu/environment/air/pdf/pp_pm.pdf","author":[{"family":"EU-Commission","given":""}],"issued":{"date-parts":[["1997"]]}}}],"schema":"https://github.com/citation-style-language/schema/raw/master/csl-citation.json"} </w:instrText>
      </w:r>
      <w:r w:rsidRPr="00E31C24">
        <w:rPr>
          <w:rFonts w:ascii="Times New Roman" w:hAnsi="Times New Roman" w:cs="Times New Roman"/>
          <w:sz w:val="24"/>
          <w:szCs w:val="24"/>
        </w:rPr>
        <w:fldChar w:fldCharType="separate"/>
      </w:r>
      <w:r w:rsidRPr="00E31C24">
        <w:rPr>
          <w:rFonts w:ascii="Times New Roman" w:hAnsi="Times New Roman" w:cs="Times New Roman"/>
          <w:sz w:val="24"/>
          <w:szCs w:val="24"/>
        </w:rPr>
        <w:t>(EU-Commission, 1997)</w:t>
      </w:r>
      <w:r w:rsidRPr="00E31C24">
        <w:rPr>
          <w:rFonts w:ascii="Times New Roman" w:hAnsi="Times New Roman" w:cs="Times New Roman"/>
          <w:sz w:val="24"/>
          <w:szCs w:val="24"/>
        </w:rPr>
        <w:fldChar w:fldCharType="end"/>
      </w:r>
      <w:r w:rsidRPr="00E31C24">
        <w:rPr>
          <w:rFonts w:ascii="Times New Roman" w:hAnsi="Times New Roman" w:cs="Times New Roman"/>
          <w:sz w:val="24"/>
          <w:szCs w:val="24"/>
        </w:rPr>
        <w:t xml:space="preserve">. In fact, the number of individuals reacting at very low concentrations (and therefore the </w:t>
      </w:r>
      <w:r w:rsidRPr="00E31C24">
        <w:rPr>
          <w:rFonts w:ascii="Times New Roman" w:hAnsi="Times New Roman" w:cs="Times New Roman"/>
          <w:i/>
          <w:sz w:val="24"/>
          <w:szCs w:val="24"/>
        </w:rPr>
        <w:t>RR</w:t>
      </w:r>
      <w:r w:rsidRPr="00E31C24">
        <w:rPr>
          <w:rFonts w:ascii="Times New Roman" w:hAnsi="Times New Roman" w:cs="Times New Roman"/>
          <w:sz w:val="24"/>
          <w:szCs w:val="24"/>
        </w:rPr>
        <w:t xml:space="preserve">) is smaller with lower concentrations (Figure 5) </w:t>
      </w:r>
      <w:r w:rsidRPr="00E31C24">
        <w:rPr>
          <w:rFonts w:ascii="Times New Roman" w:hAnsi="Times New Roman" w:cs="Times New Roman"/>
          <w:sz w:val="24"/>
          <w:szCs w:val="24"/>
        </w:rPr>
        <w:fldChar w:fldCharType="begin"/>
      </w:r>
      <w:r w:rsidRPr="00E31C24">
        <w:rPr>
          <w:rFonts w:ascii="Times New Roman" w:hAnsi="Times New Roman" w:cs="Times New Roman"/>
          <w:sz w:val="24"/>
          <w:szCs w:val="24"/>
        </w:rPr>
        <w:instrText xml:space="preserve"> ADDIN ZOTERO_ITEM CSL_CITATION {"citationID":"2VOdoBTQ","properties":{"formattedCitation":"(McClellan, 1989)","plainCitation":"(McClellan, 1989)"},"citationItems":[{"id":3947,"uris":["http://zotero.org/users/2173587/items/C5CK95IG"],"uri":["http://zotero.org/users/2173587/items/C5CK95IG"],"itemData":{"id":3947,"type":"article-journal","title":"Reflections on the Symposium: Susceptibility to Inhaled Pollutants","source":"www.astm.org","URL":"http://www.astm.org/DIGITAL_LIBRARY/STP/PAGES/STP22842S.htm","DOI":"10.1520/STP22842S","shortTitle":"Reflections on the Symposium","language":"English","author":[{"family":"McClellan","given":"R. O."}],"issued":{"date-parts":[["1989",1]]},"accessed":{"date-parts":[["2017",6,14]]}}}],"schema":"https://github.com/citation-style-language/schema/raw/master/csl-citation.json"} </w:instrText>
      </w:r>
      <w:r w:rsidRPr="00E31C24">
        <w:rPr>
          <w:rFonts w:ascii="Times New Roman" w:hAnsi="Times New Roman" w:cs="Times New Roman"/>
          <w:sz w:val="24"/>
          <w:szCs w:val="24"/>
        </w:rPr>
        <w:fldChar w:fldCharType="separate"/>
      </w:r>
      <w:r w:rsidRPr="00E31C24">
        <w:rPr>
          <w:rFonts w:ascii="Times New Roman" w:hAnsi="Times New Roman" w:cs="Times New Roman"/>
          <w:sz w:val="24"/>
          <w:szCs w:val="24"/>
        </w:rPr>
        <w:t>(McClellan, 1989)</w:t>
      </w:r>
      <w:r w:rsidRPr="00E31C24">
        <w:rPr>
          <w:rFonts w:ascii="Times New Roman" w:hAnsi="Times New Roman" w:cs="Times New Roman"/>
          <w:sz w:val="24"/>
          <w:szCs w:val="24"/>
        </w:rPr>
        <w:fldChar w:fldCharType="end"/>
      </w:r>
      <w:r w:rsidRPr="00E31C24">
        <w:rPr>
          <w:rFonts w:ascii="Times New Roman" w:hAnsi="Times New Roman" w:cs="Times New Roman"/>
          <w:sz w:val="24"/>
          <w:szCs w:val="24"/>
        </w:rPr>
        <w:t>.</w:t>
      </w:r>
    </w:p>
    <w:p w14:paraId="3F0F6766" w14:textId="77777777" w:rsidR="00E31C24" w:rsidRPr="00E31C24" w:rsidRDefault="00E31C24" w:rsidP="00E31C24">
      <w:pPr>
        <w:spacing w:after="0"/>
        <w:ind w:firstLine="720"/>
        <w:rPr>
          <w:rFonts w:ascii="Times New Roman" w:hAnsi="Times New Roman" w:cs="Times New Roman"/>
          <w:sz w:val="24"/>
          <w:szCs w:val="24"/>
        </w:rPr>
      </w:pPr>
    </w:p>
    <w:p w14:paraId="4CFE7EC2" w14:textId="77777777" w:rsidR="00E31C24" w:rsidRDefault="00E31C24" w:rsidP="00E31C24">
      <w:pPr>
        <w:rPr>
          <w:rFonts w:ascii="Arial" w:hAnsi="Arial" w:cs="Arial"/>
          <w:sz w:val="18"/>
          <w:szCs w:val="18"/>
        </w:rPr>
      </w:pPr>
    </w:p>
    <w:p w14:paraId="5A51B5FC" w14:textId="77777777" w:rsidR="00E31C24" w:rsidRDefault="00E31C24" w:rsidP="00E31C24">
      <w:pPr>
        <w:jc w:val="center"/>
        <w:rPr>
          <w:rFonts w:ascii="Times New Roman" w:hAnsi="Times New Roman" w:cs="Times New Roman"/>
          <w:b/>
          <w:sz w:val="28"/>
          <w:szCs w:val="28"/>
          <w:shd w:val="clear" w:color="auto" w:fill="FFFFFF"/>
        </w:rPr>
      </w:pPr>
      <w:r>
        <w:rPr>
          <w:rFonts w:ascii="Times New Roman" w:hAnsi="Times New Roman" w:cs="Times New Roman"/>
          <w:b/>
          <w:noProof/>
          <w:sz w:val="28"/>
          <w:szCs w:val="28"/>
          <w:shd w:val="clear" w:color="auto" w:fill="FFFFFF"/>
        </w:rPr>
        <w:drawing>
          <wp:inline distT="0" distB="0" distL="0" distR="0" wp14:anchorId="630704E6" wp14:editId="1F53CD57">
            <wp:extent cx="5305909" cy="298173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stributions_counts_PM25_Admission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1035" cy="2984619"/>
                    </a:xfrm>
                    <a:prstGeom prst="rect">
                      <a:avLst/>
                    </a:prstGeom>
                  </pic:spPr>
                </pic:pic>
              </a:graphicData>
            </a:graphic>
          </wp:inline>
        </w:drawing>
      </w:r>
    </w:p>
    <w:p w14:paraId="0BBF78C4" w14:textId="121CCBA9" w:rsidR="00E31C24" w:rsidRPr="00815AAF" w:rsidRDefault="00205765" w:rsidP="00E31C24">
      <w:pPr>
        <w:rPr>
          <w:rFonts w:ascii="Arial" w:hAnsi="Arial" w:cs="Arial"/>
          <w:sz w:val="18"/>
          <w:szCs w:val="18"/>
        </w:rPr>
      </w:pPr>
      <w:r w:rsidRPr="00205765">
        <w:rPr>
          <w:rFonts w:ascii="Arial" w:hAnsi="Arial" w:cs="Arial"/>
          <w:b/>
          <w:sz w:val="18"/>
          <w:szCs w:val="18"/>
        </w:rPr>
        <w:t xml:space="preserve">Figure </w:t>
      </w:r>
      <w:r w:rsidRPr="00205765">
        <w:rPr>
          <w:rFonts w:ascii="Arial" w:hAnsi="Arial" w:cs="Arial"/>
          <w:b/>
          <w:sz w:val="18"/>
          <w:szCs w:val="18"/>
        </w:rPr>
        <w:fldChar w:fldCharType="begin"/>
      </w:r>
      <w:r w:rsidRPr="00205765">
        <w:rPr>
          <w:rFonts w:ascii="Arial" w:hAnsi="Arial" w:cs="Arial"/>
          <w:b/>
          <w:sz w:val="18"/>
          <w:szCs w:val="18"/>
        </w:rPr>
        <w:instrText xml:space="preserve"> SEQ Figure \* ARABIC </w:instrText>
      </w:r>
      <w:r w:rsidRPr="00205765">
        <w:rPr>
          <w:rFonts w:ascii="Arial" w:hAnsi="Arial" w:cs="Arial"/>
          <w:b/>
          <w:sz w:val="18"/>
          <w:szCs w:val="18"/>
        </w:rPr>
        <w:fldChar w:fldCharType="separate"/>
      </w:r>
      <w:r>
        <w:rPr>
          <w:rFonts w:ascii="Arial" w:hAnsi="Arial" w:cs="Arial"/>
          <w:b/>
          <w:noProof/>
          <w:sz w:val="18"/>
          <w:szCs w:val="18"/>
        </w:rPr>
        <w:t>5</w:t>
      </w:r>
      <w:r w:rsidRPr="00205765">
        <w:rPr>
          <w:rFonts w:ascii="Arial" w:hAnsi="Arial" w:cs="Arial"/>
          <w:b/>
          <w:sz w:val="18"/>
          <w:szCs w:val="18"/>
        </w:rPr>
        <w:fldChar w:fldCharType="end"/>
      </w:r>
      <w:r w:rsidRPr="00205765">
        <w:rPr>
          <w:rFonts w:ascii="Arial" w:hAnsi="Arial" w:cs="Arial"/>
          <w:b/>
          <w:sz w:val="18"/>
          <w:szCs w:val="18"/>
        </w:rPr>
        <w:t>.</w:t>
      </w:r>
      <w:r w:rsidR="00E31C24" w:rsidRPr="00CF4EE4">
        <w:rPr>
          <w:rFonts w:ascii="Arial" w:hAnsi="Arial" w:cs="Arial"/>
          <w:sz w:val="18"/>
          <w:szCs w:val="18"/>
        </w:rPr>
        <w:t xml:space="preserve"> </w:t>
      </w:r>
      <w:r w:rsidR="00E31C24">
        <w:rPr>
          <w:rFonts w:ascii="Arial" w:hAnsi="Arial" w:cs="Arial"/>
          <w:sz w:val="18"/>
          <w:szCs w:val="18"/>
        </w:rPr>
        <w:t>Distribution of the number of hospital admissions per day (a-b) and of the PM</w:t>
      </w:r>
      <w:r w:rsidR="00E31C24" w:rsidRPr="007E547D">
        <w:rPr>
          <w:rFonts w:ascii="Arial" w:hAnsi="Arial" w:cs="Arial"/>
          <w:sz w:val="18"/>
          <w:szCs w:val="18"/>
          <w:vertAlign w:val="subscript"/>
        </w:rPr>
        <w:t>2.5</w:t>
      </w:r>
      <w:r w:rsidR="00E31C24">
        <w:rPr>
          <w:rFonts w:ascii="Arial" w:hAnsi="Arial" w:cs="Arial"/>
          <w:sz w:val="18"/>
          <w:szCs w:val="18"/>
        </w:rPr>
        <w:t xml:space="preserve"> concentrations (c-d) in the Emirate of Abu Dhabi, Dubai and in the Northern Emirates. The intervals of the distributions are set to 5 admissions per day and to 5 </w:t>
      </w:r>
      <w:r w:rsidR="00E31C24">
        <w:rPr>
          <w:rFonts w:ascii="Symbol" w:hAnsi="Symbol" w:cs="Arial"/>
          <w:sz w:val="18"/>
          <w:szCs w:val="18"/>
        </w:rPr>
        <w:t></w:t>
      </w:r>
      <w:r w:rsidR="00E31C24">
        <w:rPr>
          <w:rFonts w:ascii="Arial" w:hAnsi="Arial" w:cs="Arial"/>
          <w:sz w:val="18"/>
          <w:szCs w:val="18"/>
        </w:rPr>
        <w:t>g/m</w:t>
      </w:r>
      <w:r w:rsidR="00E31C24" w:rsidRPr="008E50A1">
        <w:rPr>
          <w:rFonts w:ascii="Arial" w:hAnsi="Arial" w:cs="Arial"/>
          <w:sz w:val="18"/>
          <w:szCs w:val="18"/>
          <w:vertAlign w:val="superscript"/>
        </w:rPr>
        <w:t>3</w:t>
      </w:r>
      <w:r w:rsidR="00E31C24">
        <w:rPr>
          <w:rFonts w:ascii="Arial" w:hAnsi="Arial" w:cs="Arial"/>
          <w:sz w:val="18"/>
          <w:szCs w:val="18"/>
          <w:vertAlign w:val="subscript"/>
        </w:rPr>
        <w:t xml:space="preserve"> </w:t>
      </w:r>
      <w:r w:rsidR="00E31C24">
        <w:rPr>
          <w:rFonts w:ascii="Arial" w:hAnsi="Arial" w:cs="Arial"/>
          <w:sz w:val="18"/>
          <w:szCs w:val="18"/>
        </w:rPr>
        <w:t>for the admissions per day and for the PM</w:t>
      </w:r>
      <w:r w:rsidR="00E31C24" w:rsidRPr="003E333C">
        <w:rPr>
          <w:rFonts w:ascii="Arial" w:hAnsi="Arial" w:cs="Arial"/>
          <w:sz w:val="18"/>
          <w:szCs w:val="18"/>
          <w:vertAlign w:val="subscript"/>
        </w:rPr>
        <w:t>2.5</w:t>
      </w:r>
      <w:r w:rsidR="00E31C24">
        <w:rPr>
          <w:rFonts w:ascii="Arial" w:hAnsi="Arial" w:cs="Arial"/>
          <w:sz w:val="18"/>
          <w:szCs w:val="18"/>
        </w:rPr>
        <w:t xml:space="preserve"> concentration, respectively.  </w:t>
      </w:r>
    </w:p>
    <w:p w14:paraId="4B88A01D" w14:textId="77777777" w:rsidR="00E31C24" w:rsidRDefault="00E31C24" w:rsidP="00E31C24">
      <w:pPr>
        <w:spacing w:after="0"/>
        <w:ind w:firstLine="720"/>
        <w:rPr>
          <w:rFonts w:ascii="Times New Roman" w:hAnsi="Times New Roman" w:cs="Times New Roman"/>
        </w:rPr>
      </w:pPr>
    </w:p>
    <w:p w14:paraId="642AAF18" w14:textId="79676CA1" w:rsidR="00E429A5" w:rsidRDefault="00E31C24" w:rsidP="00A06FFC">
      <w:pPr>
        <w:spacing w:after="0"/>
        <w:ind w:firstLine="720"/>
        <w:rPr>
          <w:rFonts w:ascii="Times New Roman" w:hAnsi="Times New Roman" w:cs="Times New Roman"/>
          <w:sz w:val="24"/>
          <w:szCs w:val="24"/>
        </w:rPr>
      </w:pPr>
      <w:r w:rsidRPr="00E31C24">
        <w:rPr>
          <w:rFonts w:ascii="Times New Roman" w:hAnsi="Times New Roman" w:cs="Times New Roman"/>
          <w:sz w:val="24"/>
          <w:szCs w:val="24"/>
        </w:rPr>
        <w:t xml:space="preserve">In the present analysis, a </w:t>
      </w:r>
      <w:r w:rsidRPr="00F223DC">
        <w:rPr>
          <w:rFonts w:ascii="Times New Roman" w:hAnsi="Times New Roman" w:cs="Times New Roman"/>
          <w:b/>
          <w:sz w:val="24"/>
          <w:szCs w:val="24"/>
        </w:rPr>
        <w:t>linear-exposure curve</w:t>
      </w:r>
      <w:r w:rsidRPr="00E31C24">
        <w:rPr>
          <w:rFonts w:ascii="Times New Roman" w:hAnsi="Times New Roman" w:cs="Times New Roman"/>
          <w:sz w:val="24"/>
          <w:szCs w:val="24"/>
        </w:rPr>
        <w:t xml:space="preserve"> could be extrapolated from the tangent to the linear part of the exposure curve where the </w:t>
      </w:r>
      <w:r w:rsidRPr="00E31C24">
        <w:rPr>
          <w:rFonts w:ascii="Times New Roman" w:hAnsi="Times New Roman" w:cs="Times New Roman"/>
          <w:i/>
          <w:sz w:val="24"/>
          <w:szCs w:val="24"/>
        </w:rPr>
        <w:t>RR</w:t>
      </w:r>
      <w:r w:rsidRPr="00E31C24">
        <w:rPr>
          <w:rFonts w:ascii="Times New Roman" w:hAnsi="Times New Roman" w:cs="Times New Roman"/>
          <w:sz w:val="24"/>
          <w:szCs w:val="24"/>
        </w:rPr>
        <w:t xml:space="preserve"> = 1. As shown in Figure 6, at zero exposure (PM</w:t>
      </w:r>
      <w:r w:rsidRPr="00E31C24">
        <w:rPr>
          <w:rFonts w:ascii="Times New Roman" w:hAnsi="Times New Roman" w:cs="Times New Roman"/>
          <w:sz w:val="24"/>
          <w:szCs w:val="24"/>
          <w:vertAlign w:val="subscript"/>
        </w:rPr>
        <w:t>2.5</w:t>
      </w:r>
      <w:r w:rsidRPr="00E31C24">
        <w:rPr>
          <w:rFonts w:ascii="Times New Roman" w:hAnsi="Times New Roman" w:cs="Times New Roman"/>
          <w:sz w:val="24"/>
          <w:szCs w:val="24"/>
        </w:rPr>
        <w:t xml:space="preserve"> = 0), the basal </w:t>
      </w:r>
      <w:r w:rsidRPr="00E31C24">
        <w:rPr>
          <w:rFonts w:ascii="Times New Roman" w:hAnsi="Times New Roman" w:cs="Times New Roman"/>
          <w:i/>
          <w:sz w:val="24"/>
          <w:szCs w:val="24"/>
        </w:rPr>
        <w:t>RR</w:t>
      </w:r>
      <w:r w:rsidRPr="00E31C24">
        <w:rPr>
          <w:rFonts w:ascii="Times New Roman" w:hAnsi="Times New Roman" w:cs="Times New Roman"/>
          <w:sz w:val="24"/>
          <w:szCs w:val="24"/>
        </w:rPr>
        <w:t xml:space="preserve"> (i. e. that one associated with causes other than PM</w:t>
      </w:r>
      <w:r w:rsidRPr="00E31C24">
        <w:rPr>
          <w:rFonts w:ascii="Times New Roman" w:hAnsi="Times New Roman" w:cs="Times New Roman"/>
          <w:sz w:val="24"/>
          <w:szCs w:val="24"/>
          <w:vertAlign w:val="subscript"/>
        </w:rPr>
        <w:t>2.5</w:t>
      </w:r>
      <w:r w:rsidRPr="00E31C24">
        <w:rPr>
          <w:rFonts w:ascii="Times New Roman" w:hAnsi="Times New Roman" w:cs="Times New Roman"/>
          <w:sz w:val="24"/>
          <w:szCs w:val="24"/>
        </w:rPr>
        <w:t xml:space="preserve"> exposure) is higher than the one found using a linear-exposure curve. However, the </w:t>
      </w:r>
      <w:r w:rsidRPr="00945894">
        <w:rPr>
          <w:rFonts w:ascii="Times New Roman" w:hAnsi="Times New Roman" w:cs="Times New Roman"/>
          <w:b/>
          <w:sz w:val="24"/>
          <w:szCs w:val="24"/>
        </w:rPr>
        <w:t>zero exposure basal value</w:t>
      </w:r>
      <w:r w:rsidRPr="00E31C24">
        <w:rPr>
          <w:rFonts w:ascii="Times New Roman" w:hAnsi="Times New Roman" w:cs="Times New Roman"/>
          <w:sz w:val="24"/>
          <w:szCs w:val="24"/>
        </w:rPr>
        <w:t xml:space="preserve"> corresponded to a non-zero exposure on the linear-exposure curve. This value was </w:t>
      </w:r>
      <w:r w:rsidRPr="00945894">
        <w:rPr>
          <w:rFonts w:ascii="Times New Roman" w:hAnsi="Times New Roman" w:cs="Times New Roman"/>
          <w:b/>
          <w:sz w:val="24"/>
          <w:szCs w:val="24"/>
        </w:rPr>
        <w:t xml:space="preserve">~ 32 and ~ 31 </w:t>
      </w:r>
      <w:r w:rsidRPr="00945894">
        <w:rPr>
          <w:rFonts w:ascii="Symbol" w:hAnsi="Symbol" w:cs="Times New Roman"/>
          <w:b/>
          <w:sz w:val="24"/>
          <w:szCs w:val="24"/>
        </w:rPr>
        <w:t></w:t>
      </w:r>
      <w:r w:rsidRPr="00945894">
        <w:rPr>
          <w:rFonts w:ascii="Times New Roman" w:hAnsi="Times New Roman" w:cs="Times New Roman"/>
          <w:b/>
          <w:sz w:val="24"/>
          <w:szCs w:val="24"/>
        </w:rPr>
        <w:t>g/m</w:t>
      </w:r>
      <w:r w:rsidRPr="00945894">
        <w:rPr>
          <w:rFonts w:ascii="Times New Roman" w:hAnsi="Times New Roman" w:cs="Times New Roman"/>
          <w:b/>
          <w:sz w:val="24"/>
          <w:szCs w:val="24"/>
          <w:vertAlign w:val="superscript"/>
        </w:rPr>
        <w:t>3</w:t>
      </w:r>
      <w:r w:rsidRPr="00E31C24">
        <w:rPr>
          <w:rFonts w:ascii="Times New Roman" w:hAnsi="Times New Roman" w:cs="Times New Roman"/>
          <w:sz w:val="24"/>
          <w:szCs w:val="24"/>
          <w:vertAlign w:val="superscript"/>
        </w:rPr>
        <w:t xml:space="preserve"> </w:t>
      </w:r>
      <w:r w:rsidRPr="00E31C24">
        <w:rPr>
          <w:rFonts w:ascii="Times New Roman" w:hAnsi="Times New Roman" w:cs="Times New Roman"/>
          <w:sz w:val="24"/>
          <w:szCs w:val="24"/>
        </w:rPr>
        <w:t>for the Emirate of Abu Dhabi and Dubai-Northern Em</w:t>
      </w:r>
      <w:r w:rsidR="00E429A5">
        <w:rPr>
          <w:rFonts w:ascii="Times New Roman" w:hAnsi="Times New Roman" w:cs="Times New Roman"/>
          <w:sz w:val="24"/>
          <w:szCs w:val="24"/>
        </w:rPr>
        <w:t xml:space="preserve">irates, respectively. Therefore, these values are representative for the entire UAE region and can be likely </w:t>
      </w:r>
      <w:r w:rsidR="00954868">
        <w:rPr>
          <w:rFonts w:ascii="Times New Roman" w:hAnsi="Times New Roman" w:cs="Times New Roman"/>
          <w:sz w:val="24"/>
          <w:szCs w:val="24"/>
        </w:rPr>
        <w:t xml:space="preserve">associated to the </w:t>
      </w:r>
      <w:r w:rsidR="00954868" w:rsidRPr="000B5678">
        <w:rPr>
          <w:rFonts w:ascii="Times New Roman" w:hAnsi="Times New Roman" w:cs="Times New Roman"/>
          <w:b/>
          <w:sz w:val="24"/>
          <w:szCs w:val="24"/>
        </w:rPr>
        <w:t>background PM</w:t>
      </w:r>
      <w:r w:rsidR="00954868" w:rsidRPr="000B5678">
        <w:rPr>
          <w:rFonts w:ascii="Times New Roman" w:hAnsi="Times New Roman" w:cs="Times New Roman"/>
          <w:b/>
          <w:sz w:val="24"/>
          <w:szCs w:val="24"/>
          <w:vertAlign w:val="subscript"/>
        </w:rPr>
        <w:t xml:space="preserve">2.5 </w:t>
      </w:r>
      <w:r w:rsidR="00954868" w:rsidRPr="000B5678">
        <w:rPr>
          <w:rFonts w:ascii="Times New Roman" w:hAnsi="Times New Roman" w:cs="Times New Roman"/>
          <w:b/>
          <w:sz w:val="24"/>
          <w:szCs w:val="24"/>
        </w:rPr>
        <w:t>concentration in the UAE</w:t>
      </w:r>
      <w:r w:rsidR="00954868">
        <w:rPr>
          <w:rFonts w:ascii="Times New Roman" w:hAnsi="Times New Roman" w:cs="Times New Roman"/>
          <w:sz w:val="24"/>
          <w:szCs w:val="24"/>
        </w:rPr>
        <w:t xml:space="preserve"> with no risk on human health. However, we want to stress out that the background </w:t>
      </w:r>
      <w:r w:rsidR="00954868" w:rsidRPr="00E31C24">
        <w:rPr>
          <w:rFonts w:ascii="Times New Roman" w:hAnsi="Times New Roman" w:cs="Times New Roman"/>
          <w:sz w:val="24"/>
          <w:szCs w:val="24"/>
        </w:rPr>
        <w:t>PM</w:t>
      </w:r>
      <w:r w:rsidR="00954868" w:rsidRPr="00E31C24">
        <w:rPr>
          <w:rFonts w:ascii="Times New Roman" w:hAnsi="Times New Roman" w:cs="Times New Roman"/>
          <w:sz w:val="24"/>
          <w:szCs w:val="24"/>
          <w:vertAlign w:val="subscript"/>
        </w:rPr>
        <w:t>2.</w:t>
      </w:r>
      <w:r w:rsidR="00954868">
        <w:rPr>
          <w:rFonts w:ascii="Times New Roman" w:hAnsi="Times New Roman" w:cs="Times New Roman"/>
          <w:sz w:val="24"/>
          <w:szCs w:val="24"/>
          <w:vertAlign w:val="subscript"/>
        </w:rPr>
        <w:t>5</w:t>
      </w:r>
      <w:r w:rsidR="00954868">
        <w:rPr>
          <w:rFonts w:ascii="Times New Roman" w:hAnsi="Times New Roman" w:cs="Times New Roman"/>
          <w:sz w:val="24"/>
          <w:szCs w:val="24"/>
        </w:rPr>
        <w:t xml:space="preserve"> value is NOT the </w:t>
      </w:r>
      <w:r w:rsidR="00954868" w:rsidRPr="00E31C24">
        <w:rPr>
          <w:rFonts w:ascii="Times New Roman" w:hAnsi="Times New Roman" w:cs="Times New Roman"/>
          <w:sz w:val="24"/>
          <w:szCs w:val="24"/>
        </w:rPr>
        <w:t>PM</w:t>
      </w:r>
      <w:r w:rsidR="00954868">
        <w:rPr>
          <w:rFonts w:ascii="Times New Roman" w:hAnsi="Times New Roman" w:cs="Times New Roman"/>
          <w:sz w:val="24"/>
          <w:szCs w:val="24"/>
          <w:vertAlign w:val="subscript"/>
        </w:rPr>
        <w:t xml:space="preserve">2.5 </w:t>
      </w:r>
      <w:r w:rsidR="00954868">
        <w:rPr>
          <w:rFonts w:ascii="Times New Roman" w:hAnsi="Times New Roman" w:cs="Times New Roman"/>
          <w:sz w:val="24"/>
          <w:szCs w:val="24"/>
        </w:rPr>
        <w:t>limit value to be statistically assumed as safe value for human health.</w:t>
      </w:r>
    </w:p>
    <w:p w14:paraId="5373591E" w14:textId="55B1C7D5" w:rsidR="00E31C24" w:rsidRDefault="00E31C24" w:rsidP="00E31C24">
      <w:pPr>
        <w:spacing w:after="0"/>
        <w:ind w:firstLine="720"/>
        <w:rPr>
          <w:rFonts w:ascii="Times New Roman" w:hAnsi="Times New Roman" w:cs="Times New Roman"/>
          <w:sz w:val="24"/>
          <w:szCs w:val="24"/>
        </w:rPr>
      </w:pPr>
      <w:r w:rsidRPr="00E31C24">
        <w:rPr>
          <w:rFonts w:ascii="Times New Roman" w:hAnsi="Times New Roman" w:cs="Times New Roman"/>
          <w:sz w:val="24"/>
          <w:szCs w:val="24"/>
        </w:rPr>
        <w:t xml:space="preserve">On the other hand, the </w:t>
      </w:r>
      <w:r w:rsidRPr="00F223DC">
        <w:rPr>
          <w:rFonts w:ascii="Times New Roman" w:hAnsi="Times New Roman" w:cs="Times New Roman"/>
          <w:b/>
          <w:sz w:val="24"/>
          <w:szCs w:val="24"/>
          <w:u w:val="single"/>
        </w:rPr>
        <w:t>threshold PM</w:t>
      </w:r>
      <w:r w:rsidRPr="00F223DC">
        <w:rPr>
          <w:rFonts w:ascii="Times New Roman" w:hAnsi="Times New Roman" w:cs="Times New Roman"/>
          <w:b/>
          <w:sz w:val="24"/>
          <w:szCs w:val="24"/>
          <w:u w:val="single"/>
          <w:vertAlign w:val="subscript"/>
        </w:rPr>
        <w:t>2.5</w:t>
      </w:r>
      <w:r w:rsidRPr="00F223DC">
        <w:rPr>
          <w:rFonts w:ascii="Times New Roman" w:hAnsi="Times New Roman" w:cs="Times New Roman"/>
          <w:b/>
          <w:sz w:val="24"/>
          <w:szCs w:val="24"/>
          <w:u w:val="single"/>
        </w:rPr>
        <w:t xml:space="preserve"> concentrations</w:t>
      </w:r>
      <w:r w:rsidRPr="00E31C24">
        <w:rPr>
          <w:rFonts w:ascii="Times New Roman" w:hAnsi="Times New Roman" w:cs="Times New Roman"/>
          <w:sz w:val="24"/>
          <w:szCs w:val="24"/>
        </w:rPr>
        <w:t xml:space="preserve"> at which the relative risk associated to PM</w:t>
      </w:r>
      <w:r w:rsidRPr="00E31C24">
        <w:rPr>
          <w:rFonts w:ascii="Times New Roman" w:hAnsi="Times New Roman" w:cs="Times New Roman"/>
          <w:sz w:val="24"/>
          <w:szCs w:val="24"/>
          <w:vertAlign w:val="subscript"/>
        </w:rPr>
        <w:t>2.5</w:t>
      </w:r>
      <w:r w:rsidRPr="00E31C24">
        <w:rPr>
          <w:rFonts w:ascii="Times New Roman" w:hAnsi="Times New Roman" w:cs="Times New Roman"/>
          <w:sz w:val="24"/>
          <w:szCs w:val="24"/>
        </w:rPr>
        <w:t xml:space="preserve"> exposure starts increasing</w:t>
      </w:r>
      <w:r w:rsidR="00B73E4F">
        <w:rPr>
          <w:rFonts w:ascii="Times New Roman" w:hAnsi="Times New Roman" w:cs="Times New Roman"/>
          <w:sz w:val="24"/>
          <w:szCs w:val="24"/>
        </w:rPr>
        <w:t>,</w:t>
      </w:r>
      <w:r w:rsidRPr="00E31C24">
        <w:rPr>
          <w:rFonts w:ascii="Times New Roman" w:hAnsi="Times New Roman" w:cs="Times New Roman"/>
          <w:sz w:val="24"/>
          <w:szCs w:val="24"/>
        </w:rPr>
        <w:t xml:space="preserve"> were found at values of </w:t>
      </w:r>
      <w:r w:rsidRPr="00945894">
        <w:rPr>
          <w:rFonts w:ascii="Times New Roman" w:hAnsi="Times New Roman" w:cs="Times New Roman"/>
          <w:b/>
          <w:sz w:val="24"/>
          <w:szCs w:val="24"/>
        </w:rPr>
        <w:t xml:space="preserve">~ 45 and ~ 48 </w:t>
      </w:r>
      <w:r w:rsidRPr="00945894">
        <w:rPr>
          <w:rFonts w:ascii="Symbol" w:hAnsi="Symbol" w:cs="Times New Roman"/>
          <w:b/>
          <w:sz w:val="24"/>
          <w:szCs w:val="24"/>
        </w:rPr>
        <w:t></w:t>
      </w:r>
      <w:r w:rsidRPr="00945894">
        <w:rPr>
          <w:rFonts w:ascii="Times New Roman" w:hAnsi="Times New Roman" w:cs="Times New Roman"/>
          <w:b/>
          <w:sz w:val="24"/>
          <w:szCs w:val="24"/>
        </w:rPr>
        <w:t>g/m</w:t>
      </w:r>
      <w:r w:rsidRPr="00945894">
        <w:rPr>
          <w:rFonts w:ascii="Times New Roman" w:hAnsi="Times New Roman" w:cs="Times New Roman"/>
          <w:b/>
          <w:sz w:val="24"/>
          <w:szCs w:val="24"/>
          <w:vertAlign w:val="superscript"/>
        </w:rPr>
        <w:t xml:space="preserve">3 </w:t>
      </w:r>
      <w:r w:rsidRPr="00945894">
        <w:rPr>
          <w:rFonts w:ascii="Times New Roman" w:hAnsi="Times New Roman" w:cs="Times New Roman"/>
          <w:b/>
          <w:sz w:val="24"/>
          <w:szCs w:val="24"/>
        </w:rPr>
        <w:t>for the Emirate of Abu Dhabi and Dubai-Northern Emirates</w:t>
      </w:r>
      <w:r w:rsidR="00A06FFC">
        <w:rPr>
          <w:rFonts w:ascii="Times New Roman" w:hAnsi="Times New Roman" w:cs="Times New Roman"/>
          <w:sz w:val="24"/>
          <w:szCs w:val="24"/>
        </w:rPr>
        <w:t>, respectively.</w:t>
      </w:r>
    </w:p>
    <w:p w14:paraId="204C0F2C" w14:textId="77777777" w:rsidR="00A06FFC" w:rsidRDefault="00A06FFC" w:rsidP="00E31C24">
      <w:pPr>
        <w:spacing w:after="0"/>
        <w:ind w:firstLine="720"/>
        <w:rPr>
          <w:rFonts w:ascii="Times New Roman" w:hAnsi="Times New Roman" w:cs="Times New Roman"/>
          <w:sz w:val="24"/>
          <w:szCs w:val="24"/>
        </w:rPr>
      </w:pPr>
    </w:p>
    <w:p w14:paraId="5F2E7EC3" w14:textId="72B55105" w:rsidR="00E31C24" w:rsidRDefault="00053BB9" w:rsidP="00E31C24">
      <w:pPr>
        <w:jc w:val="center"/>
        <w:rPr>
          <w:rFonts w:ascii="Times New Roman" w:hAnsi="Times New Roman" w:cs="Times New Roman"/>
          <w:b/>
          <w:sz w:val="28"/>
          <w:szCs w:val="28"/>
          <w:shd w:val="clear" w:color="auto" w:fill="FFFFFF"/>
        </w:rPr>
      </w:pPr>
      <w:r>
        <w:rPr>
          <w:rFonts w:ascii="Times New Roman" w:hAnsi="Times New Roman" w:cs="Times New Roman"/>
          <w:b/>
          <w:noProof/>
          <w:sz w:val="28"/>
          <w:szCs w:val="28"/>
          <w:shd w:val="clear" w:color="auto" w:fill="FFFFFF"/>
        </w:rPr>
        <w:lastRenderedPageBreak/>
        <w:drawing>
          <wp:inline distT="0" distB="0" distL="0" distR="0" wp14:anchorId="7EC247C7" wp14:editId="142CD690">
            <wp:extent cx="3816017" cy="23457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ponse Curves_Abu_Dhabi.png"/>
                    <pic:cNvPicPr/>
                  </pic:nvPicPr>
                  <pic:blipFill>
                    <a:blip r:embed="rId17">
                      <a:extLst>
                        <a:ext uri="{28A0092B-C50C-407E-A947-70E740481C1C}">
                          <a14:useLocalDpi xmlns:a14="http://schemas.microsoft.com/office/drawing/2010/main" val="0"/>
                        </a:ext>
                      </a:extLst>
                    </a:blip>
                    <a:stretch>
                      <a:fillRect/>
                    </a:stretch>
                  </pic:blipFill>
                  <pic:spPr>
                    <a:xfrm>
                      <a:off x="0" y="0"/>
                      <a:ext cx="3824303" cy="2350834"/>
                    </a:xfrm>
                    <a:prstGeom prst="rect">
                      <a:avLst/>
                    </a:prstGeom>
                  </pic:spPr>
                </pic:pic>
              </a:graphicData>
            </a:graphic>
          </wp:inline>
        </w:drawing>
      </w:r>
    </w:p>
    <w:p w14:paraId="30F21CFC" w14:textId="62DD1DC1" w:rsidR="00053BB9" w:rsidRDefault="00053BB9" w:rsidP="00E31C24">
      <w:pPr>
        <w:jc w:val="center"/>
        <w:rPr>
          <w:rFonts w:ascii="Times New Roman" w:hAnsi="Times New Roman" w:cs="Times New Roman"/>
          <w:b/>
          <w:sz w:val="28"/>
          <w:szCs w:val="28"/>
          <w:shd w:val="clear" w:color="auto" w:fill="FFFFFF"/>
        </w:rPr>
      </w:pPr>
    </w:p>
    <w:p w14:paraId="65F6B4DC" w14:textId="1873AA9A" w:rsidR="00E31C24" w:rsidRDefault="00053BB9" w:rsidP="00053BB9">
      <w:pPr>
        <w:jc w:val="center"/>
        <w:rPr>
          <w:rFonts w:ascii="Times New Roman" w:hAnsi="Times New Roman" w:cs="Times New Roman"/>
          <w:b/>
          <w:sz w:val="28"/>
          <w:szCs w:val="28"/>
          <w:shd w:val="clear" w:color="auto" w:fill="FFFFFF"/>
        </w:rPr>
      </w:pPr>
      <w:r>
        <w:rPr>
          <w:rFonts w:ascii="Times New Roman" w:hAnsi="Times New Roman" w:cs="Times New Roman"/>
          <w:b/>
          <w:noProof/>
          <w:sz w:val="28"/>
          <w:szCs w:val="28"/>
          <w:shd w:val="clear" w:color="auto" w:fill="FFFFFF"/>
        </w:rPr>
        <w:drawing>
          <wp:inline distT="0" distB="0" distL="0" distR="0" wp14:anchorId="58A6BA79" wp14:editId="4C171409">
            <wp:extent cx="3825849" cy="2393827"/>
            <wp:effectExtent l="0" t="0" r="381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ponse Curves_Dubai_Northern.png"/>
                    <pic:cNvPicPr/>
                  </pic:nvPicPr>
                  <pic:blipFill>
                    <a:blip r:embed="rId18">
                      <a:extLst>
                        <a:ext uri="{28A0092B-C50C-407E-A947-70E740481C1C}">
                          <a14:useLocalDpi xmlns:a14="http://schemas.microsoft.com/office/drawing/2010/main" val="0"/>
                        </a:ext>
                      </a:extLst>
                    </a:blip>
                    <a:stretch>
                      <a:fillRect/>
                    </a:stretch>
                  </pic:blipFill>
                  <pic:spPr>
                    <a:xfrm>
                      <a:off x="0" y="0"/>
                      <a:ext cx="3835495" cy="2399862"/>
                    </a:xfrm>
                    <a:prstGeom prst="rect">
                      <a:avLst/>
                    </a:prstGeom>
                  </pic:spPr>
                </pic:pic>
              </a:graphicData>
            </a:graphic>
          </wp:inline>
        </w:drawing>
      </w:r>
    </w:p>
    <w:p w14:paraId="1F97EBCA" w14:textId="3512B8C7" w:rsidR="00E429A5" w:rsidRPr="001E78DA" w:rsidRDefault="00205765" w:rsidP="00E429A5">
      <w:pPr>
        <w:autoSpaceDE w:val="0"/>
        <w:autoSpaceDN w:val="0"/>
        <w:adjustRightInd w:val="0"/>
        <w:spacing w:after="0" w:line="240" w:lineRule="auto"/>
        <w:rPr>
          <w:rFonts w:ascii="Arial" w:hAnsi="Arial" w:cs="Arial"/>
          <w:sz w:val="18"/>
          <w:szCs w:val="18"/>
        </w:rPr>
      </w:pPr>
      <w:r w:rsidRPr="00205765">
        <w:rPr>
          <w:rFonts w:ascii="Arial" w:hAnsi="Arial" w:cs="Arial"/>
          <w:b/>
          <w:sz w:val="18"/>
          <w:szCs w:val="18"/>
        </w:rPr>
        <w:t xml:space="preserve">Figure </w:t>
      </w:r>
      <w:r w:rsidRPr="00205765">
        <w:rPr>
          <w:rFonts w:ascii="Arial" w:hAnsi="Arial" w:cs="Arial"/>
          <w:b/>
          <w:sz w:val="18"/>
          <w:szCs w:val="18"/>
        </w:rPr>
        <w:fldChar w:fldCharType="begin"/>
      </w:r>
      <w:r w:rsidRPr="00205765">
        <w:rPr>
          <w:rFonts w:ascii="Arial" w:hAnsi="Arial" w:cs="Arial"/>
          <w:b/>
          <w:sz w:val="18"/>
          <w:szCs w:val="18"/>
        </w:rPr>
        <w:instrText xml:space="preserve"> SEQ Figure \* ARABIC </w:instrText>
      </w:r>
      <w:r w:rsidRPr="00205765">
        <w:rPr>
          <w:rFonts w:ascii="Arial" w:hAnsi="Arial" w:cs="Arial"/>
          <w:b/>
          <w:sz w:val="18"/>
          <w:szCs w:val="18"/>
        </w:rPr>
        <w:fldChar w:fldCharType="separate"/>
      </w:r>
      <w:r>
        <w:rPr>
          <w:rFonts w:ascii="Arial" w:hAnsi="Arial" w:cs="Arial"/>
          <w:b/>
          <w:noProof/>
          <w:sz w:val="18"/>
          <w:szCs w:val="18"/>
        </w:rPr>
        <w:t>6</w:t>
      </w:r>
      <w:r w:rsidRPr="00205765">
        <w:rPr>
          <w:rFonts w:ascii="Arial" w:hAnsi="Arial" w:cs="Arial"/>
          <w:b/>
          <w:sz w:val="18"/>
          <w:szCs w:val="18"/>
        </w:rPr>
        <w:fldChar w:fldCharType="end"/>
      </w:r>
      <w:r w:rsidRPr="00205765">
        <w:rPr>
          <w:rFonts w:ascii="Arial" w:hAnsi="Arial" w:cs="Arial"/>
          <w:b/>
          <w:sz w:val="18"/>
          <w:szCs w:val="18"/>
        </w:rPr>
        <w:t>.</w:t>
      </w:r>
      <w:r w:rsidRPr="00CF4EE4">
        <w:rPr>
          <w:rFonts w:ascii="Arial" w:hAnsi="Arial" w:cs="Arial"/>
          <w:sz w:val="18"/>
          <w:szCs w:val="18"/>
        </w:rPr>
        <w:t xml:space="preserve"> </w:t>
      </w:r>
      <w:r w:rsidR="00E31C24">
        <w:rPr>
          <w:rFonts w:ascii="Arial" w:hAnsi="Arial" w:cs="Arial"/>
          <w:sz w:val="18"/>
          <w:szCs w:val="18"/>
        </w:rPr>
        <w:t>Concentration response curve (solid line) and 95% Confidence Interval (shaded area) for daily PM</w:t>
      </w:r>
      <w:r w:rsidR="00E31C24" w:rsidRPr="00205765">
        <w:rPr>
          <w:rFonts w:ascii="Arial" w:hAnsi="Arial" w:cs="Arial"/>
          <w:sz w:val="18"/>
          <w:szCs w:val="18"/>
          <w:vertAlign w:val="subscript"/>
        </w:rPr>
        <w:t>2.5</w:t>
      </w:r>
      <w:r w:rsidR="00E31C24">
        <w:rPr>
          <w:rFonts w:ascii="Arial" w:hAnsi="Arial" w:cs="Arial"/>
          <w:sz w:val="18"/>
          <w:szCs w:val="18"/>
        </w:rPr>
        <w:t xml:space="preserve"> concentrations in the Emirate of Abu Dhabi (a), and Dubai-Northern Emirates (b).</w:t>
      </w:r>
      <w:r w:rsidR="00E429A5">
        <w:rPr>
          <w:rFonts w:ascii="Arial" w:hAnsi="Arial" w:cs="Arial"/>
          <w:sz w:val="18"/>
          <w:szCs w:val="18"/>
        </w:rPr>
        <w:t xml:space="preserve"> </w:t>
      </w:r>
      <w:r w:rsidR="00E31C24">
        <w:rPr>
          <w:rFonts w:ascii="Arial" w:hAnsi="Arial" w:cs="Arial"/>
          <w:sz w:val="18"/>
          <w:szCs w:val="18"/>
        </w:rPr>
        <w:t xml:space="preserve">The regression was based </w:t>
      </w:r>
      <w:r w:rsidR="00F94AF0">
        <w:rPr>
          <w:rFonts w:ascii="Arial" w:hAnsi="Arial" w:cs="Arial"/>
          <w:sz w:val="18"/>
          <w:szCs w:val="18"/>
        </w:rPr>
        <w:t>on natural spline models with 3</w:t>
      </w:r>
      <w:r w:rsidR="00E429A5">
        <w:rPr>
          <w:rFonts w:ascii="Arial" w:hAnsi="Arial" w:cs="Arial"/>
          <w:sz w:val="18"/>
          <w:szCs w:val="18"/>
        </w:rPr>
        <w:t xml:space="preserve"> degrees of freedom.</w:t>
      </w:r>
      <w:r w:rsidR="00053BB9">
        <w:rPr>
          <w:rFonts w:ascii="Arial" w:hAnsi="Arial" w:cs="Arial"/>
          <w:sz w:val="18"/>
          <w:szCs w:val="18"/>
        </w:rPr>
        <w:t xml:space="preserve"> Diagonal d</w:t>
      </w:r>
      <w:r w:rsidR="00E429A5">
        <w:rPr>
          <w:rFonts w:ascii="Arial" w:hAnsi="Arial" w:cs="Arial"/>
          <w:sz w:val="18"/>
          <w:szCs w:val="18"/>
        </w:rPr>
        <w:t>ashed line represents the exposure curve when assuming linearity.</w:t>
      </w:r>
    </w:p>
    <w:p w14:paraId="44855AED" w14:textId="2D511FA4" w:rsidR="00E31C24" w:rsidRPr="001E78DA" w:rsidRDefault="00E31C24" w:rsidP="00E31C24">
      <w:pPr>
        <w:autoSpaceDE w:val="0"/>
        <w:autoSpaceDN w:val="0"/>
        <w:adjustRightInd w:val="0"/>
        <w:spacing w:after="0" w:line="240" w:lineRule="auto"/>
        <w:rPr>
          <w:rFonts w:ascii="Arial" w:hAnsi="Arial" w:cs="Arial"/>
          <w:sz w:val="18"/>
          <w:szCs w:val="18"/>
        </w:rPr>
      </w:pPr>
      <w:r w:rsidRPr="001E78DA">
        <w:rPr>
          <w:rFonts w:ascii="Arial" w:hAnsi="Arial" w:cs="Arial"/>
          <w:sz w:val="18"/>
          <w:szCs w:val="18"/>
        </w:rPr>
        <w:t>The vertical scale can be</w:t>
      </w:r>
      <w:r>
        <w:rPr>
          <w:rFonts w:ascii="Arial" w:hAnsi="Arial" w:cs="Arial"/>
          <w:sz w:val="18"/>
          <w:szCs w:val="18"/>
        </w:rPr>
        <w:t xml:space="preserve"> </w:t>
      </w:r>
      <w:r w:rsidRPr="001E78DA">
        <w:rPr>
          <w:rFonts w:ascii="Arial" w:hAnsi="Arial" w:cs="Arial"/>
          <w:sz w:val="18"/>
          <w:szCs w:val="18"/>
        </w:rPr>
        <w:t>interpreted as the relative rate</w:t>
      </w:r>
      <w:r w:rsidR="00CD41B8">
        <w:rPr>
          <w:rFonts w:ascii="Arial" w:hAnsi="Arial" w:cs="Arial"/>
          <w:sz w:val="18"/>
          <w:szCs w:val="18"/>
        </w:rPr>
        <w:t xml:space="preserve"> (</w:t>
      </w:r>
      <w:r w:rsidR="00CD41B8" w:rsidRPr="00CD41B8">
        <w:rPr>
          <w:rFonts w:ascii="Arial" w:hAnsi="Arial" w:cs="Arial"/>
          <w:i/>
          <w:sz w:val="18"/>
          <w:szCs w:val="18"/>
        </w:rPr>
        <w:t>RR</w:t>
      </w:r>
      <w:r w:rsidR="00CD41B8">
        <w:rPr>
          <w:rFonts w:ascii="Arial" w:hAnsi="Arial" w:cs="Arial"/>
          <w:sz w:val="18"/>
          <w:szCs w:val="18"/>
        </w:rPr>
        <w:t>)</w:t>
      </w:r>
      <w:r w:rsidRPr="001E78DA">
        <w:rPr>
          <w:rFonts w:ascii="Arial" w:hAnsi="Arial" w:cs="Arial"/>
          <w:sz w:val="18"/>
          <w:szCs w:val="18"/>
        </w:rPr>
        <w:t xml:space="preserve"> of mortality as a function of PM</w:t>
      </w:r>
      <w:r w:rsidRPr="001E78DA">
        <w:rPr>
          <w:rFonts w:ascii="Arial" w:hAnsi="Arial" w:cs="Arial"/>
          <w:sz w:val="18"/>
          <w:szCs w:val="18"/>
          <w:vertAlign w:val="subscript"/>
        </w:rPr>
        <w:t>2.</w:t>
      </w:r>
      <w:proofErr w:type="gramStart"/>
      <w:r w:rsidRPr="001E78DA">
        <w:rPr>
          <w:rFonts w:ascii="Arial" w:hAnsi="Arial" w:cs="Arial"/>
          <w:sz w:val="18"/>
          <w:szCs w:val="18"/>
          <w:vertAlign w:val="subscript"/>
        </w:rPr>
        <w:t>5</w:t>
      </w:r>
      <w:r w:rsidRPr="001E78DA">
        <w:rPr>
          <w:rFonts w:ascii="Arial" w:hAnsi="Arial" w:cs="Arial"/>
          <w:sz w:val="18"/>
          <w:szCs w:val="18"/>
        </w:rPr>
        <w:t>.</w:t>
      </w:r>
      <w:r w:rsidR="00053BB9">
        <w:rPr>
          <w:rFonts w:ascii="Arial" w:hAnsi="Arial" w:cs="Arial"/>
          <w:sz w:val="18"/>
          <w:szCs w:val="18"/>
        </w:rPr>
        <w:t>The</w:t>
      </w:r>
      <w:proofErr w:type="gramEnd"/>
      <w:r w:rsidR="00053BB9">
        <w:rPr>
          <w:rFonts w:ascii="Arial" w:hAnsi="Arial" w:cs="Arial"/>
          <w:sz w:val="18"/>
          <w:szCs w:val="18"/>
        </w:rPr>
        <w:t xml:space="preserve"> first vertical dashed line at ~ 20 </w:t>
      </w:r>
      <w:r w:rsidR="00053BB9">
        <w:rPr>
          <w:rFonts w:ascii="Symbol" w:hAnsi="Symbol" w:cs="Arial"/>
          <w:sz w:val="18"/>
          <w:szCs w:val="18"/>
        </w:rPr>
        <w:t></w:t>
      </w:r>
      <w:r w:rsidR="00053BB9">
        <w:rPr>
          <w:rFonts w:ascii="Arial" w:hAnsi="Arial" w:cs="Arial"/>
          <w:sz w:val="18"/>
          <w:szCs w:val="18"/>
        </w:rPr>
        <w:t>g/m</w:t>
      </w:r>
      <w:r w:rsidR="00053BB9" w:rsidRPr="00053BB9">
        <w:rPr>
          <w:rFonts w:ascii="Arial" w:hAnsi="Arial" w:cs="Arial"/>
          <w:sz w:val="18"/>
          <w:szCs w:val="18"/>
          <w:vertAlign w:val="superscript"/>
        </w:rPr>
        <w:t>3</w:t>
      </w:r>
      <w:r w:rsidR="00053BB9">
        <w:rPr>
          <w:rFonts w:ascii="Arial" w:hAnsi="Arial" w:cs="Arial"/>
          <w:sz w:val="18"/>
          <w:szCs w:val="18"/>
        </w:rPr>
        <w:t xml:space="preserve"> represents the </w:t>
      </w:r>
      <w:r w:rsidR="00053BB9">
        <w:rPr>
          <w:rFonts w:ascii="Arial" w:hAnsi="Arial" w:cs="Arial"/>
          <w:sz w:val="18"/>
          <w:szCs w:val="18"/>
          <w:shd w:val="clear" w:color="auto" w:fill="FFFFFF"/>
        </w:rPr>
        <w:t>lowest concentration at which relative risk increases more than 95% Confidence Interval, that is the PM</w:t>
      </w:r>
      <w:r w:rsidR="00053BB9" w:rsidRPr="00053BB9">
        <w:rPr>
          <w:rFonts w:ascii="Arial" w:hAnsi="Arial" w:cs="Arial"/>
          <w:sz w:val="18"/>
          <w:szCs w:val="18"/>
          <w:shd w:val="clear" w:color="auto" w:fill="FFFFFF"/>
          <w:vertAlign w:val="subscript"/>
        </w:rPr>
        <w:t>2.5</w:t>
      </w:r>
      <w:r w:rsidR="00053BB9">
        <w:rPr>
          <w:rFonts w:ascii="Arial" w:hAnsi="Arial" w:cs="Arial"/>
          <w:sz w:val="18"/>
          <w:szCs w:val="18"/>
          <w:shd w:val="clear" w:color="auto" w:fill="FFFFFF"/>
        </w:rPr>
        <w:t xml:space="preserve"> values to be assumed as standard value. The second vertical dashed line at ~ </w:t>
      </w:r>
      <w:r w:rsidR="00053BB9">
        <w:rPr>
          <w:rFonts w:ascii="Arial" w:hAnsi="Arial" w:cs="Arial"/>
          <w:sz w:val="18"/>
          <w:szCs w:val="18"/>
        </w:rPr>
        <w:t xml:space="preserve">48 </w:t>
      </w:r>
      <w:r w:rsidR="00053BB9">
        <w:rPr>
          <w:rFonts w:ascii="Symbol" w:hAnsi="Symbol" w:cs="Arial"/>
          <w:sz w:val="18"/>
          <w:szCs w:val="18"/>
        </w:rPr>
        <w:t></w:t>
      </w:r>
      <w:r w:rsidR="00053BB9">
        <w:rPr>
          <w:rFonts w:ascii="Arial" w:hAnsi="Arial" w:cs="Arial"/>
          <w:sz w:val="18"/>
          <w:szCs w:val="18"/>
        </w:rPr>
        <w:t>g/m</w:t>
      </w:r>
      <w:r w:rsidR="00053BB9" w:rsidRPr="00053BB9">
        <w:rPr>
          <w:rFonts w:ascii="Arial" w:hAnsi="Arial" w:cs="Arial"/>
          <w:sz w:val="18"/>
          <w:szCs w:val="18"/>
          <w:vertAlign w:val="superscript"/>
        </w:rPr>
        <w:t>3</w:t>
      </w:r>
      <w:r w:rsidR="00053BB9">
        <w:rPr>
          <w:rFonts w:ascii="Arial" w:hAnsi="Arial" w:cs="Arial"/>
          <w:sz w:val="18"/>
          <w:szCs w:val="18"/>
        </w:rPr>
        <w:t xml:space="preserve"> represents </w:t>
      </w:r>
      <w:r>
        <w:rPr>
          <w:rFonts w:ascii="Arial" w:hAnsi="Arial" w:cs="Arial"/>
          <w:sz w:val="18"/>
          <w:szCs w:val="18"/>
        </w:rPr>
        <w:t>the PM</w:t>
      </w:r>
      <w:r w:rsidRPr="00474A79">
        <w:rPr>
          <w:rFonts w:ascii="Arial" w:hAnsi="Arial" w:cs="Arial"/>
          <w:sz w:val="18"/>
          <w:szCs w:val="18"/>
          <w:vertAlign w:val="subscript"/>
        </w:rPr>
        <w:t>2.5</w:t>
      </w:r>
      <w:r>
        <w:rPr>
          <w:rFonts w:ascii="Arial" w:hAnsi="Arial" w:cs="Arial"/>
          <w:sz w:val="18"/>
          <w:szCs w:val="18"/>
        </w:rPr>
        <w:t xml:space="preserve"> concentration when</w:t>
      </w:r>
      <w:r w:rsidR="00053BB9">
        <w:rPr>
          <w:rFonts w:ascii="Arial" w:hAnsi="Arial" w:cs="Arial"/>
          <w:sz w:val="18"/>
          <w:szCs w:val="18"/>
        </w:rPr>
        <w:t xml:space="preserve"> the Relative Risk</w:t>
      </w:r>
      <w:r>
        <w:rPr>
          <w:rFonts w:ascii="Arial" w:hAnsi="Arial" w:cs="Arial"/>
          <w:sz w:val="18"/>
          <w:szCs w:val="18"/>
        </w:rPr>
        <w:t xml:space="preserve"> </w:t>
      </w:r>
      <w:r w:rsidR="00053BB9">
        <w:rPr>
          <w:rFonts w:ascii="Arial" w:hAnsi="Arial" w:cs="Arial"/>
          <w:sz w:val="18"/>
          <w:szCs w:val="18"/>
        </w:rPr>
        <w:t>(</w:t>
      </w:r>
      <w:r w:rsidRPr="00CD41B8">
        <w:rPr>
          <w:rFonts w:ascii="Arial" w:hAnsi="Arial" w:cs="Arial"/>
          <w:i/>
          <w:sz w:val="18"/>
          <w:szCs w:val="18"/>
        </w:rPr>
        <w:t>RR</w:t>
      </w:r>
      <w:r w:rsidR="00053BB9">
        <w:rPr>
          <w:rFonts w:ascii="Arial" w:hAnsi="Arial" w:cs="Arial"/>
          <w:i/>
          <w:sz w:val="18"/>
          <w:szCs w:val="18"/>
        </w:rPr>
        <w:t>)</w:t>
      </w:r>
      <w:r w:rsidR="00053BB9">
        <w:rPr>
          <w:rFonts w:ascii="Arial" w:hAnsi="Arial" w:cs="Arial"/>
          <w:sz w:val="18"/>
          <w:szCs w:val="18"/>
        </w:rPr>
        <w:t xml:space="preserve"> is 1 (</w:t>
      </w:r>
      <w:r>
        <w:rPr>
          <w:rFonts w:ascii="Arial" w:hAnsi="Arial" w:cs="Arial"/>
          <w:sz w:val="18"/>
          <w:szCs w:val="18"/>
        </w:rPr>
        <w:t>risk</w:t>
      </w:r>
      <w:r w:rsidR="00053BB9">
        <w:rPr>
          <w:rFonts w:ascii="Arial" w:hAnsi="Arial" w:cs="Arial"/>
          <w:sz w:val="18"/>
          <w:szCs w:val="18"/>
        </w:rPr>
        <w:t xml:space="preserve"> starts for human health</w:t>
      </w:r>
      <w:r>
        <w:rPr>
          <w:rFonts w:ascii="Arial" w:hAnsi="Arial" w:cs="Arial"/>
          <w:sz w:val="18"/>
          <w:szCs w:val="18"/>
        </w:rPr>
        <w:t xml:space="preserve">). </w:t>
      </w:r>
      <w:r w:rsidR="00053BB9">
        <w:rPr>
          <w:rFonts w:ascii="Arial" w:hAnsi="Arial" w:cs="Arial"/>
          <w:sz w:val="18"/>
          <w:szCs w:val="18"/>
        </w:rPr>
        <w:t>Middle v</w:t>
      </w:r>
      <w:r>
        <w:rPr>
          <w:rFonts w:ascii="Arial" w:hAnsi="Arial" w:cs="Arial"/>
          <w:sz w:val="18"/>
          <w:szCs w:val="18"/>
        </w:rPr>
        <w:t xml:space="preserve">ertical solid line indicate the </w:t>
      </w:r>
      <w:r w:rsidRPr="00CD41B8">
        <w:rPr>
          <w:rFonts w:ascii="Arial" w:hAnsi="Arial" w:cs="Arial"/>
          <w:i/>
          <w:sz w:val="18"/>
          <w:szCs w:val="18"/>
        </w:rPr>
        <w:t>RR</w:t>
      </w:r>
      <w:r>
        <w:rPr>
          <w:rFonts w:ascii="Arial" w:hAnsi="Arial" w:cs="Arial"/>
          <w:sz w:val="18"/>
          <w:szCs w:val="18"/>
        </w:rPr>
        <w:t xml:space="preserve"> at the lowest PM</w:t>
      </w:r>
      <w:r w:rsidRPr="00474A79">
        <w:rPr>
          <w:rFonts w:ascii="Arial" w:hAnsi="Arial" w:cs="Arial"/>
          <w:sz w:val="18"/>
          <w:szCs w:val="18"/>
          <w:vertAlign w:val="subscript"/>
        </w:rPr>
        <w:t>2.5</w:t>
      </w:r>
      <w:r w:rsidR="00053BB9">
        <w:rPr>
          <w:rFonts w:ascii="Arial" w:hAnsi="Arial" w:cs="Arial"/>
          <w:sz w:val="18"/>
          <w:szCs w:val="18"/>
        </w:rPr>
        <w:t xml:space="preserve"> exposure likely considered as the PM</w:t>
      </w:r>
      <w:r w:rsidR="00053BB9" w:rsidRPr="00474A79">
        <w:rPr>
          <w:rFonts w:ascii="Arial" w:hAnsi="Arial" w:cs="Arial"/>
          <w:sz w:val="18"/>
          <w:szCs w:val="18"/>
          <w:vertAlign w:val="subscript"/>
        </w:rPr>
        <w:t>2.5</w:t>
      </w:r>
      <w:r w:rsidR="00053BB9">
        <w:rPr>
          <w:rFonts w:ascii="Arial" w:hAnsi="Arial" w:cs="Arial"/>
          <w:sz w:val="18"/>
          <w:szCs w:val="18"/>
        </w:rPr>
        <w:t xml:space="preserve"> background concentration in the UAE.</w:t>
      </w:r>
      <w:r>
        <w:rPr>
          <w:rFonts w:ascii="Arial" w:hAnsi="Arial" w:cs="Arial"/>
          <w:sz w:val="18"/>
          <w:szCs w:val="18"/>
        </w:rPr>
        <w:t xml:space="preserve"> Gray distribution along the abscissa indicate PM</w:t>
      </w:r>
      <w:r w:rsidRPr="005C52BD">
        <w:rPr>
          <w:rFonts w:ascii="Arial" w:hAnsi="Arial" w:cs="Arial"/>
          <w:sz w:val="18"/>
          <w:szCs w:val="18"/>
          <w:vertAlign w:val="subscript"/>
        </w:rPr>
        <w:t>2.5</w:t>
      </w:r>
      <w:r>
        <w:rPr>
          <w:rFonts w:ascii="Arial" w:hAnsi="Arial" w:cs="Arial"/>
          <w:sz w:val="18"/>
          <w:szCs w:val="18"/>
        </w:rPr>
        <w:t xml:space="preserve"> data density. Dashed line represents the exposure curve when assuming linearity.</w:t>
      </w:r>
    </w:p>
    <w:p w14:paraId="5395DBB5" w14:textId="6D8C5870" w:rsidR="003D78B0" w:rsidRDefault="003D78B0" w:rsidP="00A06FFC">
      <w:pPr>
        <w:rPr>
          <w:rFonts w:ascii="Times New Roman" w:hAnsi="Times New Roman" w:cs="Times New Roman"/>
        </w:rPr>
        <w:sectPr w:rsidR="003D78B0" w:rsidSect="00F66194">
          <w:headerReference w:type="default" r:id="rId19"/>
          <w:footerReference w:type="default" r:id="rId20"/>
          <w:pgSz w:w="12240" w:h="15840"/>
          <w:pgMar w:top="1440" w:right="1170" w:bottom="1440" w:left="1170" w:header="720" w:footer="720" w:gutter="0"/>
          <w:cols w:space="720"/>
          <w:docGrid w:linePitch="360"/>
        </w:sectPr>
      </w:pPr>
    </w:p>
    <w:p w14:paraId="6218F367" w14:textId="2F2C43DC" w:rsidR="003D78B0" w:rsidRDefault="003D78B0" w:rsidP="003D78B0">
      <w:pPr>
        <w:spacing w:after="0"/>
        <w:rPr>
          <w:rFonts w:ascii="Times New Roman" w:hAnsi="Times New Roman" w:cs="Times New Roman"/>
        </w:rPr>
      </w:pPr>
    </w:p>
    <w:p w14:paraId="50340EE9" w14:textId="5C5A854A" w:rsidR="00EF1B2D" w:rsidRDefault="00EF1B2D" w:rsidP="003D78B0">
      <w:pPr>
        <w:spacing w:after="0"/>
        <w:rPr>
          <w:rFonts w:ascii="Times New Roman" w:hAnsi="Times New Roman" w:cs="Times New Roman"/>
        </w:rPr>
      </w:pPr>
    </w:p>
    <w:p w14:paraId="17B85654" w14:textId="43D2E89E" w:rsidR="00EF1B2D" w:rsidRDefault="00EF1B2D" w:rsidP="003D78B0">
      <w:pPr>
        <w:spacing w:after="0"/>
        <w:rPr>
          <w:rFonts w:ascii="Times New Roman" w:hAnsi="Times New Roman" w:cs="Times New Roman"/>
        </w:rPr>
      </w:pPr>
    </w:p>
    <w:p w14:paraId="0D32BE3B" w14:textId="1B7C2266" w:rsidR="00EF1B2D" w:rsidRDefault="00EF1B2D" w:rsidP="003D78B0">
      <w:pPr>
        <w:spacing w:after="0"/>
        <w:rPr>
          <w:rFonts w:ascii="Times New Roman" w:hAnsi="Times New Roman" w:cs="Times New Roman"/>
        </w:rPr>
      </w:pPr>
    </w:p>
    <w:p w14:paraId="04405988" w14:textId="77777777" w:rsidR="00EF1B2D" w:rsidRPr="00DF7048" w:rsidRDefault="00EF1B2D" w:rsidP="003D78B0">
      <w:pPr>
        <w:spacing w:after="0"/>
        <w:rPr>
          <w:rFonts w:ascii="Times New Roman" w:hAnsi="Times New Roman" w:cs="Times New Roman"/>
        </w:rPr>
      </w:pPr>
    </w:p>
    <w:p w14:paraId="723EB32C" w14:textId="77777777" w:rsidR="003D78B0" w:rsidRPr="00DF7048" w:rsidRDefault="003D78B0" w:rsidP="003D78B0">
      <w:pPr>
        <w:spacing w:after="0"/>
        <w:rPr>
          <w:rFonts w:ascii="Times New Roman" w:hAnsi="Times New Roman" w:cs="Times New Roman"/>
        </w:rPr>
      </w:pPr>
    </w:p>
    <w:tbl>
      <w:tblPr>
        <w:tblStyle w:val="TableGrid"/>
        <w:tblW w:w="11700" w:type="dxa"/>
        <w:jc w:val="center"/>
        <w:tblLook w:val="04A0" w:firstRow="1" w:lastRow="0" w:firstColumn="1" w:lastColumn="0" w:noHBand="0" w:noVBand="1"/>
      </w:tblPr>
      <w:tblGrid>
        <w:gridCol w:w="781"/>
        <w:gridCol w:w="1326"/>
        <w:gridCol w:w="1167"/>
        <w:gridCol w:w="1165"/>
        <w:gridCol w:w="1274"/>
        <w:gridCol w:w="1691"/>
        <w:gridCol w:w="1574"/>
        <w:gridCol w:w="1619"/>
        <w:gridCol w:w="1103"/>
      </w:tblGrid>
      <w:tr w:rsidR="00133A75" w:rsidRPr="00DF7048" w14:paraId="67699FE1" w14:textId="2793C031" w:rsidTr="00314E04">
        <w:trPr>
          <w:jc w:val="center"/>
        </w:trPr>
        <w:tc>
          <w:tcPr>
            <w:tcW w:w="804" w:type="dxa"/>
            <w:vAlign w:val="center"/>
          </w:tcPr>
          <w:p w14:paraId="6A6C8961" w14:textId="77777777" w:rsidR="00133A75" w:rsidRPr="00DF7048" w:rsidRDefault="00133A75" w:rsidP="00381075">
            <w:pPr>
              <w:rPr>
                <w:rFonts w:ascii="Arial" w:hAnsi="Arial" w:cs="Arial"/>
                <w:sz w:val="18"/>
                <w:szCs w:val="18"/>
                <w:shd w:val="clear" w:color="auto" w:fill="FFFFFF"/>
              </w:rPr>
            </w:pPr>
          </w:p>
        </w:tc>
        <w:tc>
          <w:tcPr>
            <w:tcW w:w="1349" w:type="dxa"/>
            <w:vAlign w:val="center"/>
          </w:tcPr>
          <w:p w14:paraId="60DF4BBE" w14:textId="77777777" w:rsidR="00133A75" w:rsidRPr="00DF7048" w:rsidRDefault="00133A75" w:rsidP="00381075">
            <w:pPr>
              <w:jc w:val="center"/>
              <w:rPr>
                <w:rFonts w:ascii="Arial" w:hAnsi="Arial" w:cs="Arial"/>
                <w:b/>
                <w:sz w:val="18"/>
                <w:szCs w:val="18"/>
                <w:shd w:val="clear" w:color="auto" w:fill="FFFFFF"/>
              </w:rPr>
            </w:pPr>
            <w:r w:rsidRPr="00DF7048">
              <w:rPr>
                <w:rFonts w:ascii="Arial" w:hAnsi="Arial" w:cs="Arial"/>
                <w:b/>
                <w:sz w:val="18"/>
                <w:szCs w:val="18"/>
                <w:shd w:val="clear" w:color="auto" w:fill="FFFFFF"/>
              </w:rPr>
              <w:t>Health Outcome</w:t>
            </w:r>
          </w:p>
        </w:tc>
        <w:tc>
          <w:tcPr>
            <w:tcW w:w="1170" w:type="dxa"/>
            <w:vAlign w:val="center"/>
          </w:tcPr>
          <w:p w14:paraId="71699B60" w14:textId="77777777" w:rsidR="00133A75" w:rsidRPr="00DF7048" w:rsidRDefault="00133A75" w:rsidP="00381075">
            <w:pPr>
              <w:jc w:val="center"/>
              <w:rPr>
                <w:rFonts w:ascii="Arial" w:hAnsi="Arial" w:cs="Arial"/>
                <w:b/>
                <w:sz w:val="18"/>
                <w:szCs w:val="18"/>
                <w:shd w:val="clear" w:color="auto" w:fill="FFFFFF"/>
              </w:rPr>
            </w:pPr>
            <w:r w:rsidRPr="00DF7048">
              <w:rPr>
                <w:rFonts w:ascii="Arial" w:hAnsi="Arial" w:cs="Arial"/>
                <w:b/>
                <w:sz w:val="18"/>
                <w:szCs w:val="18"/>
                <w:shd w:val="clear" w:color="auto" w:fill="FFFFFF"/>
              </w:rPr>
              <w:t>Population</w:t>
            </w:r>
          </w:p>
          <w:p w14:paraId="7B7AAC88" w14:textId="77777777" w:rsidR="00133A75" w:rsidRPr="00DF7048" w:rsidRDefault="00133A75" w:rsidP="00381075">
            <w:pPr>
              <w:jc w:val="center"/>
              <w:rPr>
                <w:rFonts w:ascii="Arial" w:hAnsi="Arial" w:cs="Arial"/>
                <w:sz w:val="16"/>
                <w:szCs w:val="16"/>
                <w:shd w:val="clear" w:color="auto" w:fill="FFFFFF"/>
              </w:rPr>
            </w:pPr>
            <w:r w:rsidRPr="00DF7048">
              <w:rPr>
                <w:rFonts w:ascii="Arial" w:hAnsi="Arial" w:cs="Arial"/>
                <w:sz w:val="16"/>
                <w:szCs w:val="16"/>
                <w:shd w:val="clear" w:color="auto" w:fill="FFFFFF"/>
              </w:rPr>
              <w:t>(million)</w:t>
            </w:r>
          </w:p>
        </w:tc>
        <w:tc>
          <w:tcPr>
            <w:tcW w:w="1170" w:type="dxa"/>
            <w:vAlign w:val="center"/>
          </w:tcPr>
          <w:p w14:paraId="2C39C496" w14:textId="77777777" w:rsidR="00133A75" w:rsidRPr="00DF7048" w:rsidRDefault="00133A75" w:rsidP="00381075">
            <w:pPr>
              <w:jc w:val="center"/>
              <w:rPr>
                <w:rFonts w:ascii="Arial" w:hAnsi="Arial" w:cs="Arial"/>
                <w:b/>
                <w:sz w:val="18"/>
                <w:szCs w:val="18"/>
                <w:shd w:val="clear" w:color="auto" w:fill="FFFFFF"/>
              </w:rPr>
            </w:pPr>
            <w:r w:rsidRPr="00DF7048">
              <w:rPr>
                <w:rFonts w:ascii="Arial" w:hAnsi="Arial" w:cs="Arial"/>
                <w:b/>
                <w:sz w:val="18"/>
                <w:szCs w:val="18"/>
                <w:shd w:val="clear" w:color="auto" w:fill="FFFFFF"/>
              </w:rPr>
              <w:t>n</w:t>
            </w:r>
          </w:p>
          <w:p w14:paraId="3F37669D" w14:textId="77777777" w:rsidR="00133A75" w:rsidRPr="00DF7048" w:rsidRDefault="00133A75" w:rsidP="00381075">
            <w:pPr>
              <w:jc w:val="center"/>
              <w:rPr>
                <w:rFonts w:ascii="Arial" w:hAnsi="Arial" w:cs="Arial"/>
                <w:sz w:val="16"/>
                <w:szCs w:val="16"/>
                <w:shd w:val="clear" w:color="auto" w:fill="FFFFFF"/>
              </w:rPr>
            </w:pPr>
            <w:r w:rsidRPr="00DF7048">
              <w:rPr>
                <w:rFonts w:ascii="Arial" w:hAnsi="Arial" w:cs="Arial"/>
                <w:sz w:val="16"/>
                <w:szCs w:val="16"/>
                <w:shd w:val="clear" w:color="auto" w:fill="FFFFFF"/>
              </w:rPr>
              <w:t>(admissions)</w:t>
            </w:r>
          </w:p>
        </w:tc>
        <w:tc>
          <w:tcPr>
            <w:tcW w:w="1274" w:type="dxa"/>
            <w:vAlign w:val="center"/>
          </w:tcPr>
          <w:p w14:paraId="4B6870BF" w14:textId="77777777" w:rsidR="00133A75" w:rsidRPr="00DF7048" w:rsidRDefault="00133A75" w:rsidP="00381075">
            <w:pPr>
              <w:jc w:val="center"/>
              <w:rPr>
                <w:rFonts w:ascii="Arial" w:hAnsi="Arial" w:cs="Arial"/>
                <w:b/>
                <w:sz w:val="18"/>
                <w:szCs w:val="18"/>
                <w:shd w:val="clear" w:color="auto" w:fill="FFFFFF"/>
              </w:rPr>
            </w:pPr>
            <w:r w:rsidRPr="00DF7048">
              <w:rPr>
                <w:rFonts w:ascii="Arial" w:hAnsi="Arial" w:cs="Arial"/>
                <w:b/>
                <w:sz w:val="18"/>
                <w:szCs w:val="18"/>
                <w:shd w:val="clear" w:color="auto" w:fill="FFFFFF"/>
              </w:rPr>
              <w:t>mean-daily admissions</w:t>
            </w:r>
            <w:r w:rsidRPr="00DF7048">
              <w:rPr>
                <w:rFonts w:ascii="Arial" w:hAnsi="Arial" w:cs="Arial"/>
                <w:b/>
                <w:sz w:val="18"/>
                <w:szCs w:val="18"/>
                <w:shd w:val="clear" w:color="auto" w:fill="FFFFFF"/>
                <w:vertAlign w:val="superscript"/>
              </w:rPr>
              <w:t>1</w:t>
            </w:r>
          </w:p>
          <w:p w14:paraId="00BA35D1" w14:textId="77777777" w:rsidR="00133A75" w:rsidRPr="00DF7048" w:rsidRDefault="00133A75" w:rsidP="00381075">
            <w:pPr>
              <w:jc w:val="center"/>
              <w:rPr>
                <w:rFonts w:ascii="Arial" w:hAnsi="Arial" w:cs="Arial"/>
                <w:b/>
                <w:sz w:val="18"/>
                <w:szCs w:val="18"/>
                <w:shd w:val="clear" w:color="auto" w:fill="FFFFFF"/>
              </w:rPr>
            </w:pPr>
          </w:p>
        </w:tc>
        <w:tc>
          <w:tcPr>
            <w:tcW w:w="1788" w:type="dxa"/>
            <w:vAlign w:val="center"/>
          </w:tcPr>
          <w:p w14:paraId="02AF5205" w14:textId="0596B525" w:rsidR="00133A75" w:rsidRPr="00DF7048" w:rsidRDefault="00B51C90" w:rsidP="00381075">
            <w:pPr>
              <w:jc w:val="center"/>
              <w:rPr>
                <w:rFonts w:ascii="Arial" w:hAnsi="Arial" w:cs="Arial"/>
                <w:b/>
                <w:sz w:val="18"/>
                <w:szCs w:val="18"/>
                <w:shd w:val="clear" w:color="auto" w:fill="FFFFFF"/>
              </w:rPr>
            </w:pPr>
            <w:r w:rsidRPr="00B51C90">
              <w:rPr>
                <w:rFonts w:ascii="Arial" w:hAnsi="Arial" w:cs="Arial"/>
                <w:b/>
                <w:sz w:val="18"/>
                <w:szCs w:val="18"/>
                <w:shd w:val="clear" w:color="auto" w:fill="FFFFFF"/>
              </w:rPr>
              <w:t>Relative Risk</w:t>
            </w:r>
            <w:r>
              <w:rPr>
                <w:rFonts w:ascii="Arial" w:hAnsi="Arial" w:cs="Arial"/>
                <w:b/>
                <w:i/>
                <w:sz w:val="18"/>
                <w:szCs w:val="18"/>
                <w:shd w:val="clear" w:color="auto" w:fill="FFFFFF"/>
              </w:rPr>
              <w:t xml:space="preserve"> (</w:t>
            </w:r>
            <w:r w:rsidR="00133A75" w:rsidRPr="00DF7048">
              <w:rPr>
                <w:rFonts w:ascii="Arial" w:hAnsi="Arial" w:cs="Arial"/>
                <w:b/>
                <w:i/>
                <w:sz w:val="18"/>
                <w:szCs w:val="18"/>
                <w:shd w:val="clear" w:color="auto" w:fill="FFFFFF"/>
              </w:rPr>
              <w:t>RR</w:t>
            </w:r>
            <w:r>
              <w:rPr>
                <w:rFonts w:ascii="Arial" w:hAnsi="Arial" w:cs="Arial"/>
                <w:b/>
                <w:i/>
                <w:sz w:val="18"/>
                <w:szCs w:val="18"/>
                <w:shd w:val="clear" w:color="auto" w:fill="FFFFFF"/>
              </w:rPr>
              <w:t>)</w:t>
            </w:r>
            <w:r w:rsidR="00133A75" w:rsidRPr="00DF7048">
              <w:rPr>
                <w:rFonts w:ascii="Arial" w:hAnsi="Arial" w:cs="Arial"/>
                <w:b/>
                <w:sz w:val="18"/>
                <w:szCs w:val="18"/>
                <w:shd w:val="clear" w:color="auto" w:fill="FFFFFF"/>
              </w:rPr>
              <w:t xml:space="preserve"> </w:t>
            </w:r>
          </w:p>
          <w:p w14:paraId="1AEA3B0C" w14:textId="77777777" w:rsidR="00133A75" w:rsidRPr="00DF7048" w:rsidRDefault="00133A75" w:rsidP="00381075">
            <w:pPr>
              <w:jc w:val="center"/>
              <w:rPr>
                <w:rFonts w:ascii="Arial" w:hAnsi="Arial" w:cs="Arial"/>
                <w:sz w:val="16"/>
                <w:szCs w:val="16"/>
                <w:shd w:val="clear" w:color="auto" w:fill="FFFFFF"/>
              </w:rPr>
            </w:pPr>
            <w:r w:rsidRPr="00DF7048">
              <w:rPr>
                <w:rFonts w:ascii="Arial" w:hAnsi="Arial" w:cs="Arial"/>
                <w:sz w:val="16"/>
                <w:szCs w:val="16"/>
                <w:shd w:val="clear" w:color="auto" w:fill="FFFFFF"/>
              </w:rPr>
              <w:t>(95% CI)</w:t>
            </w:r>
          </w:p>
          <w:p w14:paraId="26E8074C" w14:textId="77777777" w:rsidR="00133A75" w:rsidRPr="00DF7048" w:rsidRDefault="00133A75" w:rsidP="00381075">
            <w:pPr>
              <w:jc w:val="center"/>
              <w:rPr>
                <w:rFonts w:ascii="Times New Roman" w:hAnsi="Times New Roman" w:cs="Times New Roman"/>
                <w:sz w:val="18"/>
                <w:szCs w:val="18"/>
                <w:shd w:val="clear" w:color="auto" w:fill="FFFFFF"/>
              </w:rPr>
            </w:pPr>
          </w:p>
        </w:tc>
        <w:tc>
          <w:tcPr>
            <w:tcW w:w="1620" w:type="dxa"/>
            <w:vAlign w:val="center"/>
          </w:tcPr>
          <w:p w14:paraId="2E6CC830" w14:textId="77777777" w:rsidR="00133A75" w:rsidRPr="00DF7048" w:rsidRDefault="00133A75" w:rsidP="00381075">
            <w:pPr>
              <w:jc w:val="center"/>
              <w:rPr>
                <w:rFonts w:ascii="Arial" w:hAnsi="Arial" w:cs="Arial"/>
                <w:b/>
                <w:sz w:val="18"/>
                <w:szCs w:val="18"/>
                <w:shd w:val="clear" w:color="auto" w:fill="FFFFFF"/>
              </w:rPr>
            </w:pPr>
          </w:p>
          <w:p w14:paraId="1E48A5E7" w14:textId="77777777" w:rsidR="00133A75" w:rsidRPr="00DF7048" w:rsidRDefault="00133A75" w:rsidP="00381075">
            <w:pPr>
              <w:jc w:val="center"/>
              <w:rPr>
                <w:rFonts w:ascii="Arial" w:hAnsi="Arial" w:cs="Arial"/>
                <w:b/>
                <w:sz w:val="18"/>
                <w:szCs w:val="18"/>
                <w:shd w:val="clear" w:color="auto" w:fill="FFFFFF"/>
              </w:rPr>
            </w:pPr>
            <w:r w:rsidRPr="00DF7048">
              <w:rPr>
                <w:rFonts w:ascii="Arial" w:hAnsi="Arial" w:cs="Arial"/>
                <w:b/>
                <w:sz w:val="18"/>
                <w:szCs w:val="18"/>
                <w:shd w:val="clear" w:color="auto" w:fill="FFFFFF"/>
              </w:rPr>
              <w:t xml:space="preserve">%  Increase risk in daily admissions </w:t>
            </w:r>
          </w:p>
          <w:p w14:paraId="6411638C" w14:textId="77777777" w:rsidR="00133A75" w:rsidRPr="00DF7048" w:rsidRDefault="00133A75" w:rsidP="00381075">
            <w:pPr>
              <w:jc w:val="center"/>
              <w:rPr>
                <w:rFonts w:ascii="Arial" w:hAnsi="Arial" w:cs="Arial"/>
                <w:b/>
                <w:sz w:val="16"/>
                <w:szCs w:val="16"/>
                <w:shd w:val="clear" w:color="auto" w:fill="FFFFFF"/>
              </w:rPr>
            </w:pPr>
            <w:r w:rsidRPr="00DF7048">
              <w:rPr>
                <w:rFonts w:ascii="Arial" w:hAnsi="Arial" w:cs="Arial"/>
                <w:sz w:val="16"/>
                <w:szCs w:val="16"/>
                <w:shd w:val="clear" w:color="auto" w:fill="FFFFFF"/>
              </w:rPr>
              <w:t>(95% CI)</w:t>
            </w:r>
          </w:p>
          <w:p w14:paraId="0A24E524" w14:textId="77777777" w:rsidR="00133A75" w:rsidRPr="00DF7048" w:rsidRDefault="00133A75" w:rsidP="00381075">
            <w:pPr>
              <w:jc w:val="center"/>
              <w:rPr>
                <w:rFonts w:ascii="Arial" w:hAnsi="Arial" w:cs="Arial"/>
                <w:sz w:val="18"/>
                <w:szCs w:val="18"/>
                <w:shd w:val="clear" w:color="auto" w:fill="FFFFFF"/>
              </w:rPr>
            </w:pPr>
          </w:p>
        </w:tc>
        <w:tc>
          <w:tcPr>
            <w:tcW w:w="1670" w:type="dxa"/>
            <w:vAlign w:val="center"/>
          </w:tcPr>
          <w:p w14:paraId="447747D5" w14:textId="05FDA63D" w:rsidR="00133A75" w:rsidRPr="00DF7048" w:rsidRDefault="00133A75" w:rsidP="00381075">
            <w:pPr>
              <w:jc w:val="center"/>
              <w:rPr>
                <w:rFonts w:ascii="Arial" w:hAnsi="Arial" w:cs="Arial"/>
                <w:sz w:val="18"/>
                <w:szCs w:val="18"/>
                <w:shd w:val="clear" w:color="auto" w:fill="FFFFFF"/>
              </w:rPr>
            </w:pPr>
            <w:r w:rsidRPr="00DF7048">
              <w:rPr>
                <w:rFonts w:ascii="Arial" w:hAnsi="Arial" w:cs="Arial"/>
                <w:b/>
                <w:sz w:val="18"/>
                <w:szCs w:val="18"/>
                <w:shd w:val="clear" w:color="auto" w:fill="FFFFFF"/>
              </w:rPr>
              <w:t>Absolute increase in daily</w:t>
            </w:r>
            <w:r w:rsidR="006B0050">
              <w:rPr>
                <w:rFonts w:ascii="Arial" w:hAnsi="Arial" w:cs="Arial"/>
                <w:b/>
                <w:sz w:val="18"/>
                <w:szCs w:val="18"/>
                <w:shd w:val="clear" w:color="auto" w:fill="FFFFFF"/>
              </w:rPr>
              <w:t xml:space="preserve"> hospital</w:t>
            </w:r>
            <w:r w:rsidRPr="00DF7048">
              <w:rPr>
                <w:rFonts w:ascii="Arial" w:hAnsi="Arial" w:cs="Arial"/>
                <w:b/>
                <w:sz w:val="18"/>
                <w:szCs w:val="18"/>
                <w:shd w:val="clear" w:color="auto" w:fill="FFFFFF"/>
              </w:rPr>
              <w:t xml:space="preserve"> admissions</w:t>
            </w:r>
            <w:r w:rsidRPr="00DF7048">
              <w:rPr>
                <w:rFonts w:ascii="Arial" w:hAnsi="Arial" w:cs="Arial"/>
                <w:sz w:val="18"/>
                <w:szCs w:val="18"/>
                <w:shd w:val="clear" w:color="auto" w:fill="FFFFFF"/>
              </w:rPr>
              <w:t xml:space="preserve"> </w:t>
            </w:r>
          </w:p>
          <w:p w14:paraId="2F0B813C" w14:textId="77777777" w:rsidR="00133A75" w:rsidRPr="00DF7048" w:rsidRDefault="00133A75" w:rsidP="00381075">
            <w:pPr>
              <w:jc w:val="center"/>
              <w:rPr>
                <w:rFonts w:ascii="Arial" w:hAnsi="Arial" w:cs="Arial"/>
                <w:sz w:val="16"/>
                <w:szCs w:val="16"/>
                <w:shd w:val="clear" w:color="auto" w:fill="FFFFFF"/>
              </w:rPr>
            </w:pPr>
            <w:r w:rsidRPr="00DF7048">
              <w:rPr>
                <w:rFonts w:ascii="Arial" w:hAnsi="Arial" w:cs="Arial"/>
                <w:sz w:val="16"/>
                <w:szCs w:val="16"/>
                <w:shd w:val="clear" w:color="auto" w:fill="FFFFFF"/>
              </w:rPr>
              <w:t>(95% CI)</w:t>
            </w:r>
          </w:p>
        </w:tc>
        <w:tc>
          <w:tcPr>
            <w:tcW w:w="855" w:type="dxa"/>
            <w:vAlign w:val="center"/>
          </w:tcPr>
          <w:p w14:paraId="47F6871B" w14:textId="77777777" w:rsidR="00314E04" w:rsidRPr="00DF7048" w:rsidRDefault="00314E04" w:rsidP="00314E04">
            <w:pPr>
              <w:spacing w:line="259" w:lineRule="auto"/>
              <w:jc w:val="center"/>
              <w:rPr>
                <w:rFonts w:ascii="Arial" w:hAnsi="Arial" w:cs="Arial"/>
                <w:b/>
                <w:sz w:val="18"/>
                <w:szCs w:val="18"/>
                <w:shd w:val="clear" w:color="auto" w:fill="FFFFFF"/>
              </w:rPr>
            </w:pPr>
            <w:r w:rsidRPr="00DF7048">
              <w:rPr>
                <w:rFonts w:ascii="Arial" w:hAnsi="Arial" w:cs="Arial"/>
                <w:b/>
                <w:sz w:val="18"/>
                <w:szCs w:val="18"/>
                <w:shd w:val="clear" w:color="auto" w:fill="FFFFFF"/>
              </w:rPr>
              <w:t>PM</w:t>
            </w:r>
            <w:r w:rsidRPr="00DF7048">
              <w:rPr>
                <w:rFonts w:ascii="Arial" w:hAnsi="Arial" w:cs="Arial"/>
                <w:b/>
                <w:sz w:val="18"/>
                <w:szCs w:val="18"/>
                <w:shd w:val="clear" w:color="auto" w:fill="FFFFFF"/>
                <w:vertAlign w:val="subscript"/>
              </w:rPr>
              <w:t>2.5</w:t>
            </w:r>
            <w:r w:rsidRPr="00DF7048">
              <w:rPr>
                <w:rFonts w:ascii="Arial" w:hAnsi="Arial" w:cs="Arial"/>
                <w:b/>
                <w:sz w:val="18"/>
                <w:szCs w:val="18"/>
                <w:shd w:val="clear" w:color="auto" w:fill="FFFFFF"/>
              </w:rPr>
              <w:t xml:space="preserve"> threshold</w:t>
            </w:r>
            <w:r w:rsidRPr="00DF7048">
              <w:rPr>
                <w:rFonts w:ascii="Arial" w:hAnsi="Arial" w:cs="Arial"/>
                <w:b/>
                <w:sz w:val="18"/>
                <w:szCs w:val="18"/>
                <w:shd w:val="clear" w:color="auto" w:fill="FFFFFF"/>
                <w:vertAlign w:val="superscript"/>
              </w:rPr>
              <w:t>1</w:t>
            </w:r>
            <w:r w:rsidRPr="00DF7048">
              <w:rPr>
                <w:rFonts w:ascii="Arial" w:hAnsi="Arial" w:cs="Arial"/>
                <w:b/>
                <w:sz w:val="18"/>
                <w:szCs w:val="18"/>
                <w:shd w:val="clear" w:color="auto" w:fill="FFFFFF"/>
              </w:rPr>
              <w:t xml:space="preserve"> </w:t>
            </w:r>
            <w:r w:rsidRPr="00DF7048">
              <w:rPr>
                <w:rFonts w:ascii="Arial" w:hAnsi="Arial" w:cs="Arial"/>
                <w:sz w:val="18"/>
                <w:szCs w:val="18"/>
                <w:shd w:val="clear" w:color="auto" w:fill="FFFFFF"/>
              </w:rPr>
              <w:t>(no risk)</w:t>
            </w:r>
          </w:p>
          <w:p w14:paraId="6A40DE4E" w14:textId="57A9FF72" w:rsidR="00133A75" w:rsidRPr="00DF7048" w:rsidRDefault="00314E04" w:rsidP="00314E04">
            <w:pPr>
              <w:jc w:val="center"/>
              <w:rPr>
                <w:rFonts w:ascii="Arial" w:hAnsi="Arial" w:cs="Arial"/>
                <w:b/>
                <w:sz w:val="18"/>
                <w:szCs w:val="18"/>
                <w:shd w:val="clear" w:color="auto" w:fill="FFFFFF"/>
              </w:rPr>
            </w:pPr>
            <w:r w:rsidRPr="00DF7048">
              <w:rPr>
                <w:rFonts w:ascii="Arial" w:hAnsi="Arial" w:cs="Arial"/>
                <w:sz w:val="18"/>
                <w:szCs w:val="18"/>
                <w:shd w:val="clear" w:color="auto" w:fill="FFFFFF"/>
              </w:rPr>
              <w:t>(</w:t>
            </w:r>
            <w:r w:rsidRPr="00DF7048">
              <w:rPr>
                <w:rFonts w:ascii="Arial" w:hAnsi="Arial" w:cs="Arial"/>
                <w:i/>
                <w:sz w:val="18"/>
                <w:szCs w:val="18"/>
                <w:shd w:val="clear" w:color="auto" w:fill="FFFFFF"/>
              </w:rPr>
              <w:t>RR</w:t>
            </w:r>
            <w:r w:rsidRPr="00DF7048">
              <w:rPr>
                <w:rFonts w:ascii="Arial" w:hAnsi="Arial" w:cs="Arial"/>
                <w:sz w:val="18"/>
                <w:szCs w:val="18"/>
                <w:shd w:val="clear" w:color="auto" w:fill="FFFFFF"/>
              </w:rPr>
              <w:t xml:space="preserve"> = 1)</w:t>
            </w:r>
          </w:p>
        </w:tc>
      </w:tr>
      <w:tr w:rsidR="00133A75" w:rsidRPr="00DF7048" w14:paraId="3C24B0F5" w14:textId="77777777" w:rsidTr="009B043F">
        <w:trPr>
          <w:jc w:val="center"/>
        </w:trPr>
        <w:tc>
          <w:tcPr>
            <w:tcW w:w="804" w:type="dxa"/>
            <w:vAlign w:val="center"/>
          </w:tcPr>
          <w:p w14:paraId="0160C67B" w14:textId="25362176" w:rsidR="00133A75" w:rsidRPr="00DF7048" w:rsidRDefault="00133A75" w:rsidP="00381075">
            <w:pPr>
              <w:jc w:val="center"/>
              <w:rPr>
                <w:rFonts w:ascii="Arial" w:hAnsi="Arial" w:cs="Arial"/>
                <w:b/>
                <w:sz w:val="18"/>
                <w:szCs w:val="18"/>
                <w:shd w:val="clear" w:color="auto" w:fill="FFFFFF"/>
              </w:rPr>
            </w:pPr>
            <w:r>
              <w:rPr>
                <w:rFonts w:ascii="Arial" w:hAnsi="Arial" w:cs="Arial"/>
                <w:b/>
                <w:sz w:val="18"/>
                <w:szCs w:val="18"/>
                <w:shd w:val="clear" w:color="auto" w:fill="FFFFFF"/>
              </w:rPr>
              <w:t>UAE</w:t>
            </w:r>
          </w:p>
        </w:tc>
        <w:tc>
          <w:tcPr>
            <w:tcW w:w="1349" w:type="dxa"/>
            <w:vAlign w:val="center"/>
          </w:tcPr>
          <w:p w14:paraId="78AB0A9D" w14:textId="73D5ED92" w:rsidR="00133A75" w:rsidRPr="00DF7048" w:rsidRDefault="00133A75" w:rsidP="00381075">
            <w:pPr>
              <w:jc w:val="center"/>
              <w:rPr>
                <w:rFonts w:ascii="Arial" w:hAnsi="Arial" w:cs="Arial"/>
                <w:sz w:val="18"/>
                <w:szCs w:val="18"/>
                <w:shd w:val="clear" w:color="auto" w:fill="FFFFFF"/>
              </w:rPr>
            </w:pPr>
            <w:r w:rsidRPr="00DF7048">
              <w:rPr>
                <w:rFonts w:ascii="Arial" w:hAnsi="Arial" w:cs="Arial"/>
                <w:sz w:val="18"/>
                <w:szCs w:val="18"/>
                <w:shd w:val="clear" w:color="auto" w:fill="FFFFFF"/>
              </w:rPr>
              <w:t>Respiratory</w:t>
            </w:r>
            <w:r>
              <w:rPr>
                <w:rFonts w:ascii="Arial" w:hAnsi="Arial" w:cs="Arial"/>
                <w:sz w:val="18"/>
                <w:szCs w:val="18"/>
                <w:shd w:val="clear" w:color="auto" w:fill="FFFFFF"/>
              </w:rPr>
              <w:t xml:space="preserve"> diseases</w:t>
            </w:r>
          </w:p>
        </w:tc>
        <w:tc>
          <w:tcPr>
            <w:tcW w:w="1170" w:type="dxa"/>
            <w:vAlign w:val="center"/>
          </w:tcPr>
          <w:p w14:paraId="54C31023" w14:textId="5F969FB2" w:rsidR="00133A75" w:rsidRPr="00DF7048" w:rsidRDefault="00133A75" w:rsidP="00381075">
            <w:pPr>
              <w:jc w:val="center"/>
              <w:rPr>
                <w:rFonts w:ascii="Arial" w:hAnsi="Arial" w:cs="Arial"/>
                <w:sz w:val="18"/>
                <w:szCs w:val="18"/>
                <w:shd w:val="clear" w:color="auto" w:fill="FFFFFF"/>
              </w:rPr>
            </w:pPr>
            <w:r>
              <w:rPr>
                <w:rFonts w:ascii="Arial" w:hAnsi="Arial" w:cs="Arial"/>
                <w:sz w:val="18"/>
                <w:szCs w:val="18"/>
                <w:shd w:val="clear" w:color="auto" w:fill="FFFFFF"/>
              </w:rPr>
              <w:t>~ 9.16</w:t>
            </w:r>
          </w:p>
        </w:tc>
        <w:tc>
          <w:tcPr>
            <w:tcW w:w="1170" w:type="dxa"/>
            <w:vAlign w:val="center"/>
          </w:tcPr>
          <w:p w14:paraId="5A4EF1B2" w14:textId="4B107C86" w:rsidR="00133A75" w:rsidRPr="00DF7048" w:rsidRDefault="00133A75" w:rsidP="00381075">
            <w:pPr>
              <w:jc w:val="center"/>
              <w:rPr>
                <w:rFonts w:ascii="Arial" w:hAnsi="Arial" w:cs="Arial"/>
                <w:sz w:val="18"/>
                <w:szCs w:val="18"/>
                <w:shd w:val="clear" w:color="auto" w:fill="FFFFFF"/>
              </w:rPr>
            </w:pPr>
            <w:r>
              <w:rPr>
                <w:rFonts w:ascii="Arial" w:hAnsi="Arial" w:cs="Arial"/>
                <w:sz w:val="18"/>
                <w:szCs w:val="18"/>
                <w:shd w:val="clear" w:color="auto" w:fill="FFFFFF"/>
              </w:rPr>
              <w:t>~ 70200</w:t>
            </w:r>
          </w:p>
        </w:tc>
        <w:tc>
          <w:tcPr>
            <w:tcW w:w="1274" w:type="dxa"/>
            <w:vAlign w:val="center"/>
          </w:tcPr>
          <w:p w14:paraId="219B117B" w14:textId="2746E0F2" w:rsidR="00133A75" w:rsidRPr="00DF7048" w:rsidRDefault="00133A75" w:rsidP="00381075">
            <w:pPr>
              <w:jc w:val="center"/>
              <w:rPr>
                <w:rFonts w:ascii="Arial" w:hAnsi="Arial" w:cs="Arial"/>
                <w:sz w:val="18"/>
                <w:szCs w:val="18"/>
                <w:shd w:val="clear" w:color="auto" w:fill="FFFFFF"/>
              </w:rPr>
            </w:pPr>
            <w:r>
              <w:rPr>
                <w:rFonts w:ascii="Arial" w:hAnsi="Arial" w:cs="Arial"/>
                <w:sz w:val="18"/>
                <w:szCs w:val="18"/>
                <w:shd w:val="clear" w:color="auto" w:fill="FFFFFF"/>
              </w:rPr>
              <w:t>36</w:t>
            </w:r>
          </w:p>
        </w:tc>
        <w:tc>
          <w:tcPr>
            <w:tcW w:w="1788" w:type="dxa"/>
            <w:vAlign w:val="center"/>
          </w:tcPr>
          <w:p w14:paraId="54FA7107" w14:textId="22C1C0E8" w:rsidR="00133A75" w:rsidRPr="00DF7048" w:rsidRDefault="0065797C" w:rsidP="00381075">
            <w:pPr>
              <w:jc w:val="center"/>
              <w:rPr>
                <w:rFonts w:ascii="Arial" w:hAnsi="Arial" w:cs="Arial"/>
                <w:sz w:val="18"/>
                <w:szCs w:val="18"/>
                <w:shd w:val="clear" w:color="auto" w:fill="FFFFFF"/>
              </w:rPr>
            </w:pPr>
            <w:r>
              <w:rPr>
                <w:rFonts w:ascii="Arial" w:hAnsi="Arial" w:cs="Arial"/>
                <w:sz w:val="18"/>
                <w:szCs w:val="18"/>
                <w:shd w:val="clear" w:color="auto" w:fill="FFFFFF"/>
              </w:rPr>
              <w:t>1.03 (</w:t>
            </w:r>
            <w:r w:rsidR="003A78B0">
              <w:rPr>
                <w:rFonts w:ascii="Arial" w:hAnsi="Arial" w:cs="Arial"/>
                <w:sz w:val="18"/>
                <w:szCs w:val="18"/>
                <w:shd w:val="clear" w:color="auto" w:fill="FFFFFF"/>
              </w:rPr>
              <w:t>1.01 – 1.04)</w:t>
            </w:r>
          </w:p>
        </w:tc>
        <w:tc>
          <w:tcPr>
            <w:tcW w:w="1620" w:type="dxa"/>
            <w:vAlign w:val="center"/>
          </w:tcPr>
          <w:p w14:paraId="26CEEF1D" w14:textId="7E3404C9" w:rsidR="00133A75" w:rsidRPr="00DF7048" w:rsidRDefault="003A78B0" w:rsidP="00381075">
            <w:pPr>
              <w:jc w:val="center"/>
              <w:rPr>
                <w:rFonts w:ascii="Arial" w:hAnsi="Arial" w:cs="Arial"/>
                <w:sz w:val="18"/>
                <w:szCs w:val="18"/>
                <w:shd w:val="clear" w:color="auto" w:fill="FFFFFF"/>
              </w:rPr>
            </w:pPr>
            <w:r>
              <w:rPr>
                <w:rFonts w:ascii="Arial" w:hAnsi="Arial" w:cs="Arial"/>
                <w:sz w:val="18"/>
                <w:szCs w:val="18"/>
                <w:shd w:val="clear" w:color="auto" w:fill="FFFFFF"/>
              </w:rPr>
              <w:t>3.0 (1.0 to 4.0)</w:t>
            </w:r>
          </w:p>
        </w:tc>
        <w:tc>
          <w:tcPr>
            <w:tcW w:w="1670" w:type="dxa"/>
            <w:vAlign w:val="center"/>
          </w:tcPr>
          <w:p w14:paraId="6BB7EFA5" w14:textId="1DD41B35" w:rsidR="00133A75" w:rsidRPr="00DF7048" w:rsidRDefault="003A78B0" w:rsidP="00381075">
            <w:pPr>
              <w:jc w:val="center"/>
              <w:rPr>
                <w:rFonts w:ascii="Arial" w:hAnsi="Arial" w:cs="Arial"/>
                <w:sz w:val="18"/>
                <w:szCs w:val="18"/>
                <w:shd w:val="clear" w:color="auto" w:fill="FFFFFF"/>
              </w:rPr>
            </w:pPr>
            <w:r>
              <w:rPr>
                <w:rFonts w:ascii="Arial" w:hAnsi="Arial" w:cs="Arial"/>
                <w:sz w:val="18"/>
                <w:szCs w:val="18"/>
                <w:shd w:val="clear" w:color="auto" w:fill="FFFFFF"/>
              </w:rPr>
              <w:t>1.1 (0.36 to 1.44)</w:t>
            </w:r>
          </w:p>
        </w:tc>
        <w:tc>
          <w:tcPr>
            <w:tcW w:w="855" w:type="dxa"/>
            <w:vAlign w:val="center"/>
          </w:tcPr>
          <w:p w14:paraId="0A716B0E" w14:textId="6D2B8ADC" w:rsidR="00133A75" w:rsidRDefault="00584075" w:rsidP="00381075">
            <w:pPr>
              <w:jc w:val="center"/>
              <w:rPr>
                <w:rFonts w:ascii="Arial" w:hAnsi="Arial" w:cs="Arial"/>
                <w:sz w:val="18"/>
                <w:szCs w:val="18"/>
                <w:shd w:val="clear" w:color="auto" w:fill="FFFFFF"/>
              </w:rPr>
            </w:pPr>
            <w:r>
              <w:rPr>
                <w:rFonts w:ascii="Arial" w:hAnsi="Arial" w:cs="Arial"/>
                <w:sz w:val="18"/>
                <w:szCs w:val="18"/>
                <w:shd w:val="clear" w:color="auto" w:fill="FFFFFF"/>
              </w:rPr>
              <w:t>46.5</w:t>
            </w:r>
          </w:p>
        </w:tc>
      </w:tr>
    </w:tbl>
    <w:p w14:paraId="698959F6" w14:textId="77777777" w:rsidR="003D78B0" w:rsidRPr="00DF7048" w:rsidRDefault="003D78B0" w:rsidP="003D78B0">
      <w:pPr>
        <w:spacing w:after="0"/>
        <w:rPr>
          <w:rFonts w:ascii="Arial" w:hAnsi="Arial" w:cs="Arial"/>
          <w:sz w:val="16"/>
          <w:szCs w:val="16"/>
        </w:rPr>
      </w:pPr>
      <w:r w:rsidRPr="00DF7048">
        <w:rPr>
          <w:rFonts w:ascii="Times New Roman" w:hAnsi="Times New Roman" w:cs="Times New Roman"/>
          <w:sz w:val="16"/>
          <w:szCs w:val="16"/>
        </w:rPr>
        <w:t xml:space="preserve">     </w:t>
      </w:r>
      <w:r w:rsidRPr="00DF7048">
        <w:rPr>
          <w:rFonts w:ascii="Arial" w:hAnsi="Arial" w:cs="Arial"/>
          <w:sz w:val="16"/>
          <w:szCs w:val="16"/>
          <w:vertAlign w:val="superscript"/>
        </w:rPr>
        <w:t>1</w:t>
      </w:r>
      <w:r w:rsidRPr="00DF7048">
        <w:rPr>
          <w:rFonts w:ascii="Arial" w:hAnsi="Arial" w:cs="Arial"/>
          <w:sz w:val="16"/>
          <w:szCs w:val="16"/>
        </w:rPr>
        <w:t>over 2 years</w:t>
      </w:r>
    </w:p>
    <w:p w14:paraId="554D1F3D" w14:textId="77777777" w:rsidR="003D78B0" w:rsidRPr="00DF7048" w:rsidRDefault="003D78B0" w:rsidP="003D78B0">
      <w:pPr>
        <w:spacing w:after="0"/>
        <w:rPr>
          <w:rFonts w:ascii="Arial" w:hAnsi="Arial" w:cs="Arial"/>
          <w:b/>
          <w:sz w:val="18"/>
          <w:szCs w:val="18"/>
        </w:rPr>
      </w:pPr>
    </w:p>
    <w:p w14:paraId="0AB43E15" w14:textId="0FFD96BD" w:rsidR="003D78B0" w:rsidRPr="00DF7048" w:rsidRDefault="009D3CC1" w:rsidP="003D78B0">
      <w:pPr>
        <w:spacing w:after="0"/>
        <w:rPr>
          <w:rFonts w:ascii="Times New Roman" w:hAnsi="Times New Roman" w:cs="Times New Roman"/>
        </w:rPr>
      </w:pPr>
      <w:r w:rsidRPr="009D3CC1">
        <w:rPr>
          <w:rFonts w:ascii="Arial" w:hAnsi="Arial" w:cs="Arial"/>
          <w:b/>
          <w:color w:val="000000" w:themeColor="text1"/>
          <w:sz w:val="18"/>
          <w:szCs w:val="18"/>
        </w:rPr>
        <w:t xml:space="preserve">Table </w:t>
      </w:r>
      <w:r w:rsidRPr="009D3CC1">
        <w:rPr>
          <w:rFonts w:ascii="Arial" w:hAnsi="Arial" w:cs="Arial"/>
          <w:b/>
          <w:color w:val="000000" w:themeColor="text1"/>
          <w:sz w:val="18"/>
          <w:szCs w:val="18"/>
        </w:rPr>
        <w:fldChar w:fldCharType="begin"/>
      </w:r>
      <w:r w:rsidRPr="009D3CC1">
        <w:rPr>
          <w:rFonts w:ascii="Arial" w:hAnsi="Arial" w:cs="Arial"/>
          <w:b/>
          <w:color w:val="000000" w:themeColor="text1"/>
          <w:sz w:val="18"/>
          <w:szCs w:val="18"/>
        </w:rPr>
        <w:instrText xml:space="preserve"> SEQ Table \* ARABIC </w:instrText>
      </w:r>
      <w:r w:rsidRPr="009D3CC1">
        <w:rPr>
          <w:rFonts w:ascii="Arial" w:hAnsi="Arial" w:cs="Arial"/>
          <w:b/>
          <w:color w:val="000000" w:themeColor="text1"/>
          <w:sz w:val="18"/>
          <w:szCs w:val="18"/>
        </w:rPr>
        <w:fldChar w:fldCharType="separate"/>
      </w:r>
      <w:r w:rsidRPr="009D3CC1">
        <w:rPr>
          <w:rFonts w:ascii="Arial" w:hAnsi="Arial" w:cs="Arial"/>
          <w:b/>
          <w:noProof/>
          <w:color w:val="000000" w:themeColor="text1"/>
          <w:sz w:val="18"/>
          <w:szCs w:val="18"/>
        </w:rPr>
        <w:t>1</w:t>
      </w:r>
      <w:r w:rsidRPr="009D3CC1">
        <w:rPr>
          <w:rFonts w:ascii="Arial" w:hAnsi="Arial" w:cs="Arial"/>
          <w:b/>
          <w:color w:val="000000" w:themeColor="text1"/>
          <w:sz w:val="18"/>
          <w:szCs w:val="18"/>
        </w:rPr>
        <w:fldChar w:fldCharType="end"/>
      </w:r>
      <w:r w:rsidRPr="009D3CC1">
        <w:rPr>
          <w:rFonts w:ascii="Arial" w:hAnsi="Arial" w:cs="Arial"/>
          <w:b/>
          <w:color w:val="000000" w:themeColor="text1"/>
          <w:sz w:val="18"/>
          <w:szCs w:val="18"/>
        </w:rPr>
        <w:t>.</w:t>
      </w:r>
      <w:r w:rsidR="003D78B0" w:rsidRPr="00DF7048">
        <w:rPr>
          <w:rFonts w:ascii="Arial" w:hAnsi="Arial" w:cs="Arial"/>
          <w:sz w:val="18"/>
          <w:szCs w:val="18"/>
        </w:rPr>
        <w:t xml:space="preserve"> </w:t>
      </w:r>
      <w:r w:rsidR="009D7017">
        <w:rPr>
          <w:rFonts w:ascii="Arial" w:hAnsi="Arial" w:cs="Arial"/>
          <w:sz w:val="18"/>
          <w:szCs w:val="18"/>
        </w:rPr>
        <w:t>Summary of outcomes for the i</w:t>
      </w:r>
      <w:r w:rsidR="003D78B0" w:rsidRPr="00DF7048">
        <w:rPr>
          <w:rFonts w:ascii="Arial" w:hAnsi="Arial" w:cs="Arial"/>
          <w:sz w:val="18"/>
          <w:szCs w:val="18"/>
        </w:rPr>
        <w:t xml:space="preserve">ncrease in health effects for a 10 </w:t>
      </w:r>
      <w:r w:rsidR="003D78B0" w:rsidRPr="00DF7048">
        <w:rPr>
          <w:rFonts w:ascii="Symbol" w:hAnsi="Symbol" w:cs="Arial"/>
          <w:sz w:val="18"/>
          <w:szCs w:val="18"/>
        </w:rPr>
        <w:t></w:t>
      </w:r>
      <w:r w:rsidR="003D78B0" w:rsidRPr="00DF7048">
        <w:rPr>
          <w:rFonts w:ascii="Arial" w:hAnsi="Arial" w:cs="Arial"/>
          <w:sz w:val="18"/>
          <w:szCs w:val="18"/>
        </w:rPr>
        <w:t>g/m</w:t>
      </w:r>
      <w:r w:rsidR="003D78B0" w:rsidRPr="00DF7048">
        <w:rPr>
          <w:rFonts w:ascii="Arial" w:hAnsi="Arial" w:cs="Arial"/>
          <w:sz w:val="18"/>
          <w:szCs w:val="18"/>
          <w:vertAlign w:val="superscript"/>
        </w:rPr>
        <w:t>3</w:t>
      </w:r>
      <w:r w:rsidR="003D78B0" w:rsidRPr="00DF7048">
        <w:rPr>
          <w:rFonts w:ascii="Arial" w:hAnsi="Arial" w:cs="Arial"/>
          <w:sz w:val="18"/>
          <w:szCs w:val="18"/>
        </w:rPr>
        <w:t xml:space="preserve"> change in PM</w:t>
      </w:r>
      <w:r w:rsidR="003D78B0" w:rsidRPr="00DF7048">
        <w:rPr>
          <w:rFonts w:ascii="Arial" w:hAnsi="Arial" w:cs="Arial"/>
          <w:sz w:val="18"/>
          <w:szCs w:val="18"/>
          <w:vertAlign w:val="subscript"/>
        </w:rPr>
        <w:t>2.5</w:t>
      </w:r>
      <w:r w:rsidR="003D78B0" w:rsidRPr="00DF7048">
        <w:rPr>
          <w:rFonts w:ascii="Arial" w:hAnsi="Arial" w:cs="Arial"/>
          <w:sz w:val="18"/>
          <w:szCs w:val="18"/>
        </w:rPr>
        <w:t xml:space="preserve"> for </w:t>
      </w:r>
      <w:r w:rsidR="009D7017">
        <w:rPr>
          <w:rFonts w:ascii="Arial" w:hAnsi="Arial" w:cs="Arial"/>
          <w:sz w:val="18"/>
          <w:szCs w:val="18"/>
        </w:rPr>
        <w:t>respiratory diseases in t</w:t>
      </w:r>
      <w:r w:rsidR="003D78B0" w:rsidRPr="00DF7048">
        <w:rPr>
          <w:rFonts w:ascii="Arial" w:hAnsi="Arial" w:cs="Arial"/>
          <w:sz w:val="18"/>
          <w:szCs w:val="18"/>
        </w:rPr>
        <w:t xml:space="preserve">he </w:t>
      </w:r>
      <w:r w:rsidR="009D7017">
        <w:rPr>
          <w:rFonts w:ascii="Arial" w:hAnsi="Arial" w:cs="Arial"/>
          <w:sz w:val="18"/>
          <w:szCs w:val="18"/>
        </w:rPr>
        <w:t>United Arab Emirates (CI stands</w:t>
      </w:r>
      <w:r w:rsidR="006B0050">
        <w:rPr>
          <w:rFonts w:ascii="Arial" w:hAnsi="Arial" w:cs="Arial"/>
          <w:sz w:val="18"/>
          <w:szCs w:val="18"/>
        </w:rPr>
        <w:t xml:space="preserve"> for Confidence Interval).</w:t>
      </w:r>
    </w:p>
    <w:p w14:paraId="3FBE53B7" w14:textId="77777777" w:rsidR="003D78B0" w:rsidRPr="00DF7048" w:rsidRDefault="003D78B0" w:rsidP="003D78B0">
      <w:pPr>
        <w:spacing w:after="0"/>
        <w:rPr>
          <w:rFonts w:ascii="Times New Roman" w:hAnsi="Times New Roman" w:cs="Times New Roman"/>
        </w:rPr>
      </w:pPr>
    </w:p>
    <w:p w14:paraId="039E7424" w14:textId="77777777" w:rsidR="003D78B0" w:rsidRDefault="003D78B0" w:rsidP="003D78B0">
      <w:pPr>
        <w:spacing w:after="0"/>
        <w:rPr>
          <w:rFonts w:ascii="Times New Roman" w:hAnsi="Times New Roman" w:cs="Times New Roman"/>
        </w:rPr>
      </w:pPr>
    </w:p>
    <w:p w14:paraId="01239050" w14:textId="77777777" w:rsidR="003D78B0" w:rsidRDefault="003D78B0" w:rsidP="003D78B0">
      <w:pPr>
        <w:spacing w:after="0"/>
        <w:rPr>
          <w:rFonts w:ascii="Times New Roman" w:hAnsi="Times New Roman" w:cs="Times New Roman"/>
        </w:rPr>
      </w:pPr>
    </w:p>
    <w:p w14:paraId="4C63F0A7" w14:textId="77777777" w:rsidR="003D78B0" w:rsidRDefault="003D78B0" w:rsidP="003D78B0">
      <w:pPr>
        <w:spacing w:after="0"/>
        <w:rPr>
          <w:rFonts w:ascii="Times New Roman" w:hAnsi="Times New Roman" w:cs="Times New Roman"/>
        </w:rPr>
      </w:pPr>
    </w:p>
    <w:p w14:paraId="31141B39" w14:textId="77777777" w:rsidR="003D78B0" w:rsidRDefault="003D78B0" w:rsidP="003D78B0">
      <w:pPr>
        <w:spacing w:after="0"/>
        <w:rPr>
          <w:rFonts w:ascii="Times New Roman" w:hAnsi="Times New Roman" w:cs="Times New Roman"/>
        </w:rPr>
      </w:pPr>
    </w:p>
    <w:p w14:paraId="6B6535DE" w14:textId="77777777" w:rsidR="003D78B0" w:rsidRPr="00DF7048" w:rsidRDefault="003D78B0" w:rsidP="003D78B0">
      <w:pPr>
        <w:spacing w:after="0"/>
        <w:rPr>
          <w:rFonts w:ascii="Times New Roman" w:hAnsi="Times New Roman" w:cs="Times New Roman"/>
        </w:rPr>
      </w:pPr>
    </w:p>
    <w:p w14:paraId="24D06F86" w14:textId="77777777" w:rsidR="003D78B0" w:rsidRPr="00DF7048" w:rsidRDefault="003D78B0" w:rsidP="003D78B0">
      <w:pPr>
        <w:spacing w:after="0"/>
        <w:rPr>
          <w:rFonts w:ascii="Times New Roman" w:hAnsi="Times New Roman" w:cs="Times New Roman"/>
        </w:rPr>
      </w:pPr>
    </w:p>
    <w:p w14:paraId="6B53347B" w14:textId="77777777" w:rsidR="003D78B0" w:rsidRPr="00DF7048" w:rsidRDefault="003D78B0" w:rsidP="003D78B0">
      <w:pPr>
        <w:spacing w:after="0"/>
        <w:rPr>
          <w:rFonts w:ascii="Times New Roman" w:hAnsi="Times New Roman" w:cs="Times New Roman"/>
        </w:rPr>
      </w:pPr>
    </w:p>
    <w:p w14:paraId="6D1347C3" w14:textId="39A7A3B7" w:rsidR="003D78B0" w:rsidRDefault="003D78B0" w:rsidP="00BC2D6E">
      <w:pPr>
        <w:jc w:val="both"/>
        <w:rPr>
          <w:rFonts w:ascii="Times New Roman" w:hAnsi="Times New Roman" w:cs="Times New Roman"/>
        </w:rPr>
      </w:pPr>
    </w:p>
    <w:p w14:paraId="1279C380" w14:textId="7F9C4896" w:rsidR="001B2AB2" w:rsidRDefault="001B2AB2" w:rsidP="00BC2D6E">
      <w:pPr>
        <w:jc w:val="both"/>
        <w:rPr>
          <w:rFonts w:ascii="Times New Roman" w:hAnsi="Times New Roman" w:cs="Times New Roman"/>
        </w:rPr>
        <w:sectPr w:rsidR="001B2AB2" w:rsidSect="003D78B0">
          <w:pgSz w:w="15840" w:h="12240" w:orient="landscape"/>
          <w:pgMar w:top="1166" w:right="1440" w:bottom="1166" w:left="1440" w:header="720" w:footer="720" w:gutter="0"/>
          <w:cols w:space="720"/>
          <w:docGrid w:linePitch="360"/>
        </w:sectPr>
      </w:pPr>
    </w:p>
    <w:p w14:paraId="3A190812" w14:textId="77777777" w:rsidR="001B2AB2" w:rsidRDefault="001B2AB2" w:rsidP="001B2AB2">
      <w:pPr>
        <w:pStyle w:val="Heading3"/>
        <w:rPr>
          <w:rFonts w:ascii="Times New Roman" w:hAnsi="Times New Roman" w:cs="Times New Roman"/>
          <w:b/>
          <w:sz w:val="28"/>
          <w:szCs w:val="28"/>
        </w:rPr>
      </w:pPr>
      <w:bookmarkStart w:id="13" w:name="_Toc487015437"/>
    </w:p>
    <w:p w14:paraId="0139936F" w14:textId="77777777" w:rsidR="001B2AB2" w:rsidRPr="00CB092C" w:rsidRDefault="001B2AB2" w:rsidP="001B2AB2">
      <w:pPr>
        <w:pStyle w:val="Heading3"/>
        <w:numPr>
          <w:ilvl w:val="1"/>
          <w:numId w:val="7"/>
        </w:numPr>
        <w:rPr>
          <w:rFonts w:ascii="Times New Roman" w:hAnsi="Times New Roman" w:cs="Times New Roman"/>
          <w:b/>
          <w:sz w:val="28"/>
          <w:szCs w:val="28"/>
        </w:rPr>
      </w:pPr>
      <w:r>
        <w:rPr>
          <w:rFonts w:ascii="Times New Roman" w:hAnsi="Times New Roman" w:cs="Times New Roman"/>
          <w:b/>
          <w:sz w:val="28"/>
          <w:szCs w:val="28"/>
        </w:rPr>
        <w:t>Relative Risk from PM</w:t>
      </w:r>
      <w:r w:rsidRPr="00A06FFC">
        <w:rPr>
          <w:rFonts w:ascii="Times New Roman" w:hAnsi="Times New Roman" w:cs="Times New Roman"/>
          <w:b/>
          <w:sz w:val="28"/>
          <w:szCs w:val="28"/>
          <w:vertAlign w:val="subscript"/>
        </w:rPr>
        <w:t>2.5</w:t>
      </w:r>
      <w:r>
        <w:rPr>
          <w:rFonts w:ascii="Times New Roman" w:hAnsi="Times New Roman" w:cs="Times New Roman"/>
          <w:b/>
          <w:sz w:val="28"/>
          <w:szCs w:val="28"/>
        </w:rPr>
        <w:t xml:space="preserve"> exposure in the UAE</w:t>
      </w:r>
    </w:p>
    <w:p w14:paraId="18D9AB92" w14:textId="77777777" w:rsidR="001B2AB2" w:rsidRPr="00E31C24" w:rsidRDefault="001B2AB2" w:rsidP="001B2AB2">
      <w:pPr>
        <w:spacing w:after="0"/>
        <w:ind w:firstLine="720"/>
        <w:rPr>
          <w:rFonts w:ascii="Times New Roman" w:hAnsi="Times New Roman" w:cs="Times New Roman"/>
          <w:sz w:val="24"/>
          <w:szCs w:val="24"/>
        </w:rPr>
      </w:pPr>
    </w:p>
    <w:p w14:paraId="7197B3E3" w14:textId="2C5B8948" w:rsidR="001B2AB2" w:rsidRPr="00E31C24" w:rsidRDefault="001B2AB2" w:rsidP="001B2AB2">
      <w:pPr>
        <w:spacing w:after="0"/>
        <w:ind w:firstLine="720"/>
        <w:rPr>
          <w:rFonts w:ascii="Times New Roman" w:hAnsi="Times New Roman" w:cs="Times New Roman"/>
          <w:sz w:val="24"/>
          <w:szCs w:val="24"/>
        </w:rPr>
      </w:pPr>
      <w:r w:rsidRPr="00E31C24">
        <w:rPr>
          <w:rFonts w:ascii="Times New Roman" w:hAnsi="Times New Roman" w:cs="Times New Roman"/>
          <w:sz w:val="24"/>
          <w:szCs w:val="24"/>
        </w:rPr>
        <w:t xml:space="preserve"> </w:t>
      </w:r>
      <w:r>
        <w:rPr>
          <w:rFonts w:ascii="Times New Roman" w:hAnsi="Times New Roman" w:cs="Times New Roman"/>
          <w:sz w:val="24"/>
          <w:szCs w:val="24"/>
        </w:rPr>
        <w:t xml:space="preserve">Table 1 reports the </w:t>
      </w:r>
      <w:r w:rsidRPr="009D3CC1">
        <w:rPr>
          <w:rFonts w:ascii="Times New Roman" w:hAnsi="Times New Roman" w:cs="Times New Roman"/>
          <w:b/>
          <w:sz w:val="24"/>
          <w:szCs w:val="24"/>
        </w:rPr>
        <w:t>average Relative Risk</w:t>
      </w:r>
      <w:r>
        <w:rPr>
          <w:rFonts w:ascii="Times New Roman" w:hAnsi="Times New Roman" w:cs="Times New Roman"/>
          <w:i/>
          <w:sz w:val="24"/>
          <w:szCs w:val="24"/>
        </w:rPr>
        <w:t xml:space="preserve"> (RR) </w:t>
      </w:r>
      <w:r>
        <w:rPr>
          <w:rFonts w:ascii="Times New Roman" w:hAnsi="Times New Roman" w:cs="Times New Roman"/>
          <w:sz w:val="24"/>
          <w:szCs w:val="24"/>
        </w:rPr>
        <w:t xml:space="preserve">derived from </w:t>
      </w:r>
      <w:r w:rsidRPr="009D3CC1">
        <w:rPr>
          <w:rFonts w:ascii="Times New Roman" w:hAnsi="Times New Roman" w:cs="Times New Roman"/>
          <w:b/>
          <w:sz w:val="24"/>
          <w:szCs w:val="24"/>
        </w:rPr>
        <w:t>PM</w:t>
      </w:r>
      <w:r w:rsidRPr="009D3CC1">
        <w:rPr>
          <w:rFonts w:ascii="Times New Roman" w:hAnsi="Times New Roman" w:cs="Times New Roman"/>
          <w:b/>
          <w:sz w:val="24"/>
          <w:szCs w:val="24"/>
          <w:vertAlign w:val="subscript"/>
        </w:rPr>
        <w:t>2.5</w:t>
      </w:r>
      <w:r w:rsidRPr="009D3CC1">
        <w:rPr>
          <w:rFonts w:ascii="Times New Roman" w:hAnsi="Times New Roman" w:cs="Times New Roman"/>
          <w:b/>
          <w:sz w:val="24"/>
          <w:szCs w:val="24"/>
        </w:rPr>
        <w:t xml:space="preserve"> exposure in the UAE</w:t>
      </w:r>
      <w:r>
        <w:rPr>
          <w:rFonts w:ascii="Times New Roman" w:hAnsi="Times New Roman" w:cs="Times New Roman"/>
          <w:sz w:val="24"/>
          <w:szCs w:val="24"/>
        </w:rPr>
        <w:t xml:space="preserve">. A value of </w:t>
      </w:r>
      <w:r w:rsidRPr="009D3CC1">
        <w:rPr>
          <w:rFonts w:ascii="Times New Roman" w:hAnsi="Times New Roman" w:cs="Times New Roman"/>
          <w:b/>
          <w:sz w:val="24"/>
          <w:szCs w:val="24"/>
        </w:rPr>
        <w:t>~ 1.03 (1.01 – 1.04)</w:t>
      </w:r>
      <w:r>
        <w:rPr>
          <w:rFonts w:ascii="Times New Roman" w:hAnsi="Times New Roman" w:cs="Times New Roman"/>
          <w:sz w:val="24"/>
          <w:szCs w:val="24"/>
        </w:rPr>
        <w:t xml:space="preserve"> was obtained from averaging relative risks obtained from separate analysis for the Emirate of Abu Dhabi and the Emirate of Dubai-Northern Emirate.</w:t>
      </w:r>
      <w:r w:rsidRPr="00E31C24">
        <w:rPr>
          <w:rFonts w:ascii="Times New Roman" w:hAnsi="Times New Roman" w:cs="Times New Roman"/>
          <w:sz w:val="24"/>
          <w:szCs w:val="24"/>
        </w:rPr>
        <w:t xml:space="preserve"> We want to stress out that these results are estimates based on samples of health data from some health facilities in the UAE. The outcome</w:t>
      </w:r>
      <w:r>
        <w:rPr>
          <w:rFonts w:ascii="Times New Roman" w:hAnsi="Times New Roman" w:cs="Times New Roman"/>
          <w:sz w:val="24"/>
          <w:szCs w:val="24"/>
        </w:rPr>
        <w:t xml:space="preserve"> of</w:t>
      </w:r>
      <w:r w:rsidRPr="00E31C24">
        <w:rPr>
          <w:rFonts w:ascii="Times New Roman" w:hAnsi="Times New Roman" w:cs="Times New Roman"/>
          <w:sz w:val="24"/>
          <w:szCs w:val="24"/>
        </w:rPr>
        <w:t xml:space="preserve"> the present analysis can be considered as starting point for future studies to characterize the health effect of PM</w:t>
      </w:r>
      <w:r w:rsidRPr="00E31C24">
        <w:rPr>
          <w:rFonts w:ascii="Times New Roman" w:hAnsi="Times New Roman" w:cs="Times New Roman"/>
          <w:sz w:val="24"/>
          <w:szCs w:val="24"/>
          <w:vertAlign w:val="subscript"/>
        </w:rPr>
        <w:t>2.5</w:t>
      </w:r>
      <w:r w:rsidRPr="00E31C24">
        <w:rPr>
          <w:rFonts w:ascii="Times New Roman" w:hAnsi="Times New Roman" w:cs="Times New Roman"/>
          <w:sz w:val="24"/>
          <w:szCs w:val="24"/>
        </w:rPr>
        <w:t xml:space="preserve"> on human health.  </w:t>
      </w:r>
      <w:r>
        <w:rPr>
          <w:rFonts w:ascii="Times New Roman" w:hAnsi="Times New Roman" w:cs="Times New Roman"/>
          <w:sz w:val="24"/>
          <w:szCs w:val="24"/>
        </w:rPr>
        <w:t>Finally</w:t>
      </w:r>
      <w:r w:rsidRPr="00E31C24">
        <w:rPr>
          <w:rFonts w:ascii="Times New Roman" w:hAnsi="Times New Roman" w:cs="Times New Roman"/>
          <w:sz w:val="24"/>
          <w:szCs w:val="24"/>
        </w:rPr>
        <w:t xml:space="preserve">, </w:t>
      </w:r>
      <w:r>
        <w:rPr>
          <w:rFonts w:ascii="Times New Roman" w:hAnsi="Times New Roman" w:cs="Times New Roman"/>
          <w:sz w:val="24"/>
          <w:szCs w:val="24"/>
        </w:rPr>
        <w:t xml:space="preserve">in the UAE, we have estimated and increase in the </w:t>
      </w:r>
      <w:r w:rsidRPr="001B2AB2">
        <w:rPr>
          <w:rFonts w:ascii="Times New Roman" w:hAnsi="Times New Roman" w:cs="Times New Roman"/>
          <w:b/>
          <w:sz w:val="24"/>
          <w:szCs w:val="24"/>
        </w:rPr>
        <w:t>relative risk</w:t>
      </w:r>
      <w:r w:rsidRPr="00E31C24">
        <w:rPr>
          <w:rFonts w:ascii="Times New Roman" w:hAnsi="Times New Roman" w:cs="Times New Roman"/>
          <w:sz w:val="24"/>
          <w:szCs w:val="24"/>
        </w:rPr>
        <w:t xml:space="preserve"> of </w:t>
      </w:r>
      <w:r>
        <w:rPr>
          <w:rFonts w:ascii="Times New Roman" w:hAnsi="Times New Roman" w:cs="Times New Roman"/>
          <w:b/>
          <w:sz w:val="24"/>
          <w:szCs w:val="24"/>
        </w:rPr>
        <w:t>hospital admissions of ~ 3</w:t>
      </w:r>
      <w:r w:rsidRPr="00574B49">
        <w:rPr>
          <w:rFonts w:ascii="Times New Roman" w:hAnsi="Times New Roman" w:cs="Times New Roman"/>
          <w:b/>
          <w:sz w:val="24"/>
          <w:szCs w:val="24"/>
        </w:rPr>
        <w:t>%</w:t>
      </w:r>
      <w:r>
        <w:rPr>
          <w:rFonts w:ascii="Times New Roman" w:hAnsi="Times New Roman" w:cs="Times New Roman"/>
          <w:b/>
          <w:sz w:val="24"/>
          <w:szCs w:val="24"/>
        </w:rPr>
        <w:t xml:space="preserve"> per day </w:t>
      </w:r>
      <w:r w:rsidRPr="001B2AB2">
        <w:rPr>
          <w:rFonts w:ascii="Times New Roman" w:hAnsi="Times New Roman" w:cs="Times New Roman"/>
          <w:sz w:val="24"/>
          <w:szCs w:val="24"/>
        </w:rPr>
        <w:t>and</w:t>
      </w:r>
      <w:r w:rsidRPr="00574B49">
        <w:rPr>
          <w:rFonts w:ascii="Times New Roman" w:hAnsi="Times New Roman" w:cs="Times New Roman"/>
          <w:b/>
          <w:sz w:val="24"/>
          <w:szCs w:val="24"/>
        </w:rPr>
        <w:t xml:space="preserve"> per 10 </w:t>
      </w:r>
      <w:r w:rsidRPr="00574B49">
        <w:rPr>
          <w:rFonts w:ascii="Symbol" w:hAnsi="Symbol" w:cs="Times New Roman"/>
          <w:b/>
          <w:sz w:val="24"/>
          <w:szCs w:val="24"/>
        </w:rPr>
        <w:t></w:t>
      </w:r>
      <w:r w:rsidRPr="00574B49">
        <w:rPr>
          <w:rFonts w:ascii="Times New Roman" w:hAnsi="Times New Roman" w:cs="Times New Roman"/>
          <w:b/>
          <w:sz w:val="24"/>
          <w:szCs w:val="24"/>
        </w:rPr>
        <w:t>g/m</w:t>
      </w:r>
      <w:r w:rsidRPr="00574B49">
        <w:rPr>
          <w:rFonts w:ascii="Times New Roman" w:hAnsi="Times New Roman" w:cs="Times New Roman"/>
          <w:b/>
          <w:sz w:val="24"/>
          <w:szCs w:val="24"/>
          <w:vertAlign w:val="superscript"/>
        </w:rPr>
        <w:t>3</w:t>
      </w:r>
      <w:r w:rsidRPr="00574B49">
        <w:rPr>
          <w:rFonts w:ascii="Times New Roman" w:hAnsi="Times New Roman" w:cs="Times New Roman"/>
          <w:b/>
          <w:sz w:val="24"/>
          <w:szCs w:val="24"/>
        </w:rPr>
        <w:t xml:space="preserve"> increase in PM</w:t>
      </w:r>
      <w:r w:rsidRPr="00574B49">
        <w:rPr>
          <w:rFonts w:ascii="Times New Roman" w:hAnsi="Times New Roman" w:cs="Times New Roman"/>
          <w:b/>
          <w:sz w:val="24"/>
          <w:szCs w:val="24"/>
          <w:vertAlign w:val="subscript"/>
        </w:rPr>
        <w:t>2.5</w:t>
      </w:r>
      <w:r>
        <w:rPr>
          <w:rFonts w:ascii="Times New Roman" w:hAnsi="Times New Roman" w:cs="Times New Roman"/>
          <w:sz w:val="24"/>
          <w:szCs w:val="24"/>
        </w:rPr>
        <w:t xml:space="preserve"> exposure </w:t>
      </w:r>
      <w:r w:rsidR="00235597">
        <w:rPr>
          <w:rFonts w:ascii="Times New Roman" w:hAnsi="Times New Roman" w:cs="Times New Roman"/>
          <w:sz w:val="24"/>
          <w:szCs w:val="24"/>
        </w:rPr>
        <w:t>(Table 1</w:t>
      </w:r>
      <w:r w:rsidRPr="00E31C24">
        <w:rPr>
          <w:rFonts w:ascii="Times New Roman" w:hAnsi="Times New Roman" w:cs="Times New Roman"/>
          <w:sz w:val="24"/>
          <w:szCs w:val="24"/>
        </w:rPr>
        <w:t>). This means that an excursion of PM</w:t>
      </w:r>
      <w:r w:rsidRPr="00E31C24">
        <w:rPr>
          <w:rFonts w:ascii="Times New Roman" w:hAnsi="Times New Roman" w:cs="Times New Roman"/>
          <w:sz w:val="24"/>
          <w:szCs w:val="24"/>
          <w:vertAlign w:val="subscript"/>
        </w:rPr>
        <w:t>2.5</w:t>
      </w:r>
      <w:r w:rsidRPr="00E31C24">
        <w:rPr>
          <w:rFonts w:ascii="Times New Roman" w:hAnsi="Times New Roman" w:cs="Times New Roman"/>
          <w:sz w:val="24"/>
          <w:szCs w:val="24"/>
        </w:rPr>
        <w:t xml:space="preserve"> of 10 </w:t>
      </w:r>
      <w:r w:rsidRPr="00E31C24">
        <w:rPr>
          <w:rFonts w:ascii="Symbol" w:hAnsi="Symbol" w:cs="Times New Roman"/>
          <w:sz w:val="24"/>
          <w:szCs w:val="24"/>
        </w:rPr>
        <w:t></w:t>
      </w:r>
      <w:r w:rsidRPr="00E31C24">
        <w:rPr>
          <w:rFonts w:ascii="Times New Roman" w:hAnsi="Times New Roman" w:cs="Times New Roman"/>
          <w:sz w:val="24"/>
          <w:szCs w:val="24"/>
        </w:rPr>
        <w:t>g/m</w:t>
      </w:r>
      <w:r w:rsidRPr="00E31C24">
        <w:rPr>
          <w:rFonts w:ascii="Times New Roman" w:hAnsi="Times New Roman" w:cs="Times New Roman"/>
          <w:sz w:val="24"/>
          <w:szCs w:val="24"/>
          <w:vertAlign w:val="superscript"/>
        </w:rPr>
        <w:t>3</w:t>
      </w:r>
      <w:r w:rsidRPr="00E31C24">
        <w:rPr>
          <w:rFonts w:ascii="Times New Roman" w:hAnsi="Times New Roman" w:cs="Times New Roman"/>
          <w:sz w:val="24"/>
          <w:szCs w:val="24"/>
        </w:rPr>
        <w:t xml:space="preserve"> would result in </w:t>
      </w:r>
      <w:r>
        <w:rPr>
          <w:rFonts w:ascii="Times New Roman" w:hAnsi="Times New Roman" w:cs="Times New Roman"/>
          <w:b/>
          <w:sz w:val="24"/>
          <w:szCs w:val="24"/>
        </w:rPr>
        <w:t>1.1</w:t>
      </w:r>
      <w:r w:rsidRPr="00574B49">
        <w:rPr>
          <w:rFonts w:ascii="Times New Roman" w:hAnsi="Times New Roman" w:cs="Times New Roman"/>
          <w:b/>
          <w:sz w:val="24"/>
          <w:szCs w:val="24"/>
        </w:rPr>
        <w:t xml:space="preserve"> extra hospital </w:t>
      </w:r>
      <w:r>
        <w:rPr>
          <w:rFonts w:ascii="Times New Roman" w:hAnsi="Times New Roman" w:cs="Times New Roman"/>
          <w:b/>
          <w:sz w:val="24"/>
          <w:szCs w:val="24"/>
        </w:rPr>
        <w:t xml:space="preserve">daily </w:t>
      </w:r>
      <w:r w:rsidRPr="00574B49">
        <w:rPr>
          <w:rFonts w:ascii="Times New Roman" w:hAnsi="Times New Roman" w:cs="Times New Roman"/>
          <w:b/>
          <w:sz w:val="24"/>
          <w:szCs w:val="24"/>
        </w:rPr>
        <w:t>admission</w:t>
      </w:r>
      <w:r>
        <w:rPr>
          <w:rFonts w:ascii="Times New Roman" w:hAnsi="Times New Roman" w:cs="Times New Roman"/>
          <w:b/>
          <w:sz w:val="24"/>
          <w:szCs w:val="24"/>
        </w:rPr>
        <w:t>s</w:t>
      </w:r>
      <w:r w:rsidRPr="00574B49">
        <w:rPr>
          <w:rFonts w:ascii="Times New Roman" w:hAnsi="Times New Roman" w:cs="Times New Roman"/>
          <w:b/>
          <w:sz w:val="24"/>
          <w:szCs w:val="24"/>
        </w:rPr>
        <w:t xml:space="preserve"> </w:t>
      </w:r>
      <w:r w:rsidRPr="00E31C24">
        <w:rPr>
          <w:rFonts w:ascii="Times New Roman" w:hAnsi="Times New Roman" w:cs="Times New Roman"/>
          <w:sz w:val="24"/>
          <w:szCs w:val="24"/>
        </w:rPr>
        <w:t>in the respective Emirates.</w:t>
      </w:r>
      <w:r>
        <w:rPr>
          <w:rFonts w:ascii="Times New Roman" w:hAnsi="Times New Roman" w:cs="Times New Roman"/>
          <w:sz w:val="24"/>
          <w:szCs w:val="24"/>
        </w:rPr>
        <w:t xml:space="preserve"> These figures are related to the total UAE population.</w:t>
      </w:r>
      <w:r w:rsidRPr="00E31C24">
        <w:rPr>
          <w:rFonts w:ascii="Times New Roman" w:hAnsi="Times New Roman" w:cs="Times New Roman"/>
          <w:sz w:val="24"/>
          <w:szCs w:val="24"/>
        </w:rPr>
        <w:t xml:space="preserve"> </w:t>
      </w:r>
    </w:p>
    <w:p w14:paraId="66F4D13F" w14:textId="51619617" w:rsidR="001B2AB2" w:rsidRDefault="001B2AB2" w:rsidP="001B2AB2">
      <w:pPr>
        <w:pStyle w:val="Heading3"/>
        <w:rPr>
          <w:rFonts w:ascii="Times New Roman" w:hAnsi="Times New Roman" w:cs="Times New Roman"/>
          <w:b/>
          <w:sz w:val="28"/>
          <w:szCs w:val="28"/>
        </w:rPr>
      </w:pPr>
    </w:p>
    <w:p w14:paraId="0E0BCB0B" w14:textId="02F0D6AD" w:rsidR="003D78B0" w:rsidRPr="00CB092C" w:rsidRDefault="00CB092C" w:rsidP="00A61A8B">
      <w:pPr>
        <w:pStyle w:val="Heading3"/>
        <w:numPr>
          <w:ilvl w:val="1"/>
          <w:numId w:val="7"/>
        </w:numPr>
        <w:rPr>
          <w:rFonts w:ascii="Times New Roman" w:hAnsi="Times New Roman" w:cs="Times New Roman"/>
          <w:b/>
          <w:sz w:val="28"/>
          <w:szCs w:val="28"/>
        </w:rPr>
      </w:pPr>
      <w:r w:rsidRPr="00CB092C">
        <w:rPr>
          <w:rFonts w:ascii="Times New Roman" w:hAnsi="Times New Roman" w:cs="Times New Roman"/>
          <w:b/>
          <w:sz w:val="28"/>
          <w:szCs w:val="28"/>
        </w:rPr>
        <w:t>PM</w:t>
      </w:r>
      <w:r w:rsidRPr="00CB092C">
        <w:rPr>
          <w:rFonts w:ascii="Times New Roman" w:hAnsi="Times New Roman" w:cs="Times New Roman"/>
          <w:b/>
          <w:sz w:val="28"/>
          <w:szCs w:val="28"/>
          <w:vertAlign w:val="subscript"/>
        </w:rPr>
        <w:t>2.5</w:t>
      </w:r>
      <w:r w:rsidRPr="00CB092C">
        <w:rPr>
          <w:rFonts w:ascii="Times New Roman" w:hAnsi="Times New Roman" w:cs="Times New Roman"/>
          <w:b/>
          <w:sz w:val="28"/>
          <w:szCs w:val="28"/>
        </w:rPr>
        <w:t xml:space="preserve"> standard for l</w:t>
      </w:r>
      <w:r w:rsidR="003D78B0" w:rsidRPr="00CB092C">
        <w:rPr>
          <w:rFonts w:ascii="Times New Roman" w:hAnsi="Times New Roman" w:cs="Times New Roman"/>
          <w:b/>
          <w:sz w:val="28"/>
          <w:szCs w:val="28"/>
        </w:rPr>
        <w:t>ong term exposure</w:t>
      </w:r>
      <w:bookmarkEnd w:id="13"/>
      <w:r w:rsidR="00C2134F">
        <w:rPr>
          <w:rFonts w:ascii="Times New Roman" w:hAnsi="Times New Roman" w:cs="Times New Roman"/>
          <w:b/>
          <w:sz w:val="28"/>
          <w:szCs w:val="28"/>
        </w:rPr>
        <w:t xml:space="preserve"> (annual)</w:t>
      </w:r>
    </w:p>
    <w:p w14:paraId="7579110D" w14:textId="77777777" w:rsidR="003D78B0" w:rsidRPr="00DF7048" w:rsidRDefault="003D78B0" w:rsidP="003D78B0">
      <w:pPr>
        <w:spacing w:after="0"/>
        <w:ind w:firstLine="720"/>
        <w:rPr>
          <w:rFonts w:ascii="Times New Roman" w:hAnsi="Times New Roman" w:cs="Times New Roman"/>
        </w:rPr>
      </w:pPr>
    </w:p>
    <w:p w14:paraId="4090186F" w14:textId="1B938DE9" w:rsidR="003D78B0" w:rsidRPr="003D78B0" w:rsidRDefault="003D78B0" w:rsidP="003D78B0">
      <w:pPr>
        <w:spacing w:after="0"/>
        <w:ind w:firstLine="720"/>
        <w:rPr>
          <w:rFonts w:ascii="Times New Roman" w:hAnsi="Times New Roman" w:cs="Times New Roman"/>
          <w:sz w:val="24"/>
          <w:szCs w:val="24"/>
        </w:rPr>
      </w:pPr>
      <w:r w:rsidRPr="003D78B0">
        <w:rPr>
          <w:rFonts w:ascii="Times New Roman" w:hAnsi="Times New Roman" w:cs="Times New Roman"/>
          <w:sz w:val="24"/>
          <w:szCs w:val="24"/>
        </w:rPr>
        <w:t xml:space="preserve">According to the </w:t>
      </w:r>
      <w:r w:rsidRPr="003237EC">
        <w:rPr>
          <w:rFonts w:ascii="Times New Roman" w:hAnsi="Times New Roman" w:cs="Times New Roman"/>
          <w:b/>
          <w:sz w:val="24"/>
          <w:szCs w:val="24"/>
        </w:rPr>
        <w:t xml:space="preserve">guidelines </w:t>
      </w:r>
      <w:r w:rsidRPr="003D78B0">
        <w:rPr>
          <w:rFonts w:ascii="Times New Roman" w:hAnsi="Times New Roman" w:cs="Times New Roman"/>
          <w:sz w:val="24"/>
          <w:szCs w:val="24"/>
        </w:rPr>
        <w:t xml:space="preserve">suggested by the </w:t>
      </w:r>
      <w:r w:rsidRPr="003237EC">
        <w:rPr>
          <w:rFonts w:ascii="Times New Roman" w:hAnsi="Times New Roman" w:cs="Times New Roman"/>
          <w:b/>
          <w:sz w:val="24"/>
          <w:szCs w:val="24"/>
        </w:rPr>
        <w:t>World Health Organization</w:t>
      </w:r>
      <w:r w:rsidRPr="003D78B0">
        <w:rPr>
          <w:rFonts w:ascii="Times New Roman" w:hAnsi="Times New Roman" w:cs="Times New Roman"/>
          <w:sz w:val="24"/>
          <w:szCs w:val="24"/>
        </w:rPr>
        <w:t xml:space="preserve"> </w:t>
      </w:r>
      <w:r w:rsidRPr="003D78B0">
        <w:rPr>
          <w:rFonts w:ascii="Times New Roman" w:hAnsi="Times New Roman" w:cs="Times New Roman"/>
          <w:sz w:val="24"/>
          <w:szCs w:val="24"/>
        </w:rPr>
        <w:fldChar w:fldCharType="begin"/>
      </w:r>
      <w:r w:rsidRPr="003D78B0">
        <w:rPr>
          <w:rFonts w:ascii="Times New Roman" w:hAnsi="Times New Roman" w:cs="Times New Roman"/>
          <w:sz w:val="24"/>
          <w:szCs w:val="24"/>
        </w:rPr>
        <w:instrText xml:space="preserve"> ADDIN ZOTERO_ITEM CSL_CITATION {"citationID":"YZKqrdgJ","properties":{"formattedCitation":"(WHO, 2006)","plainCitation":"(WHO, 2006)"},"citationItems":[{"id":3954,"uris":["http://zotero.org/users/2173587/items/6EG723DE"],"uri":["http://zotero.org/users/2173587/items/6EG723DE"],"itemData":{"id":3954,"type":"article-journal","title":"WHO Air quality guidelines for particulate matter, ozone, nitrogen dioxide and sulfur dioxide. Global update 2005","container-title":"World Health Organization","URL":"http://apps.who.int/iris/bitstream/10665/69477/1/WHO_SDE_PHE_OEH_06.02_eng.pdf","author":[{"family":"WHO","given":""}],"issued":{"date-parts":[["2006"]]}}}],"schema":"https://github.com/citation-style-language/schema/raw/master/csl-citation.json"} </w:instrText>
      </w:r>
      <w:r w:rsidRPr="003D78B0">
        <w:rPr>
          <w:rFonts w:ascii="Times New Roman" w:hAnsi="Times New Roman" w:cs="Times New Roman"/>
          <w:sz w:val="24"/>
          <w:szCs w:val="24"/>
        </w:rPr>
        <w:fldChar w:fldCharType="separate"/>
      </w:r>
      <w:r w:rsidRPr="003D78B0">
        <w:rPr>
          <w:rFonts w:ascii="Times New Roman" w:hAnsi="Times New Roman" w:cs="Times New Roman"/>
          <w:sz w:val="24"/>
          <w:szCs w:val="24"/>
        </w:rPr>
        <w:t>(WHO, 2006)</w:t>
      </w:r>
      <w:r w:rsidRPr="003D78B0">
        <w:rPr>
          <w:rFonts w:ascii="Times New Roman" w:hAnsi="Times New Roman" w:cs="Times New Roman"/>
          <w:sz w:val="24"/>
          <w:szCs w:val="24"/>
        </w:rPr>
        <w:fldChar w:fldCharType="end"/>
      </w:r>
      <w:r w:rsidRPr="003D78B0">
        <w:rPr>
          <w:rFonts w:ascii="Times New Roman" w:hAnsi="Times New Roman" w:cs="Times New Roman"/>
          <w:sz w:val="24"/>
          <w:szCs w:val="24"/>
        </w:rPr>
        <w:t>, the exposure curves</w:t>
      </w:r>
      <w:r w:rsidR="00D94C3F">
        <w:rPr>
          <w:rFonts w:ascii="Times New Roman" w:hAnsi="Times New Roman" w:cs="Times New Roman"/>
          <w:sz w:val="24"/>
          <w:szCs w:val="24"/>
        </w:rPr>
        <w:t xml:space="preserve"> (Figure 6)</w:t>
      </w:r>
      <w:r w:rsidRPr="003D78B0">
        <w:rPr>
          <w:rFonts w:ascii="Times New Roman" w:hAnsi="Times New Roman" w:cs="Times New Roman"/>
          <w:sz w:val="24"/>
          <w:szCs w:val="24"/>
        </w:rPr>
        <w:t xml:space="preserve"> and the outcome of the time-series analysis</w:t>
      </w:r>
      <w:r w:rsidR="003754C6">
        <w:rPr>
          <w:rFonts w:ascii="Times New Roman" w:hAnsi="Times New Roman" w:cs="Times New Roman"/>
          <w:sz w:val="24"/>
          <w:szCs w:val="24"/>
        </w:rPr>
        <w:t xml:space="preserve"> (Figure 1) were</w:t>
      </w:r>
      <w:r w:rsidRPr="003D78B0">
        <w:rPr>
          <w:rFonts w:ascii="Times New Roman" w:hAnsi="Times New Roman" w:cs="Times New Roman"/>
          <w:sz w:val="24"/>
          <w:szCs w:val="24"/>
        </w:rPr>
        <w:t xml:space="preserve"> used to calculate estimates for PM</w:t>
      </w:r>
      <w:r w:rsidRPr="003D78B0">
        <w:rPr>
          <w:rFonts w:ascii="Times New Roman" w:hAnsi="Times New Roman" w:cs="Times New Roman"/>
          <w:sz w:val="24"/>
          <w:szCs w:val="24"/>
          <w:vertAlign w:val="subscript"/>
        </w:rPr>
        <w:t>2.5</w:t>
      </w:r>
      <w:r w:rsidRPr="003D78B0">
        <w:rPr>
          <w:rFonts w:ascii="Times New Roman" w:hAnsi="Times New Roman" w:cs="Times New Roman"/>
          <w:sz w:val="24"/>
          <w:szCs w:val="24"/>
        </w:rPr>
        <w:t xml:space="preserve"> at various </w:t>
      </w:r>
      <w:r w:rsidRPr="003237EC">
        <w:rPr>
          <w:rFonts w:ascii="Times New Roman" w:hAnsi="Times New Roman" w:cs="Times New Roman"/>
          <w:b/>
          <w:sz w:val="24"/>
          <w:szCs w:val="24"/>
        </w:rPr>
        <w:t>interim targets</w:t>
      </w:r>
      <w:r w:rsidR="003237EC" w:rsidRPr="003237EC">
        <w:rPr>
          <w:rFonts w:ascii="Times New Roman" w:hAnsi="Times New Roman" w:cs="Times New Roman"/>
          <w:b/>
          <w:sz w:val="24"/>
          <w:szCs w:val="24"/>
        </w:rPr>
        <w:t xml:space="preserve"> (IT)</w:t>
      </w:r>
      <w:r w:rsidR="00EF1B2D">
        <w:rPr>
          <w:rFonts w:ascii="Times New Roman" w:hAnsi="Times New Roman" w:cs="Times New Roman"/>
          <w:sz w:val="24"/>
          <w:szCs w:val="24"/>
        </w:rPr>
        <w:t xml:space="preserve"> for the UAE (Table 2</w:t>
      </w:r>
      <w:r w:rsidR="003237EC">
        <w:rPr>
          <w:rFonts w:ascii="Times New Roman" w:hAnsi="Times New Roman" w:cs="Times New Roman"/>
          <w:sz w:val="24"/>
          <w:szCs w:val="24"/>
        </w:rPr>
        <w:t>).</w:t>
      </w:r>
      <w:r w:rsidR="00D94C3F">
        <w:rPr>
          <w:rFonts w:ascii="Times New Roman" w:hAnsi="Times New Roman" w:cs="Times New Roman"/>
          <w:sz w:val="24"/>
          <w:szCs w:val="24"/>
        </w:rPr>
        <w:t xml:space="preserve"> These targets can be </w:t>
      </w:r>
      <w:r w:rsidR="003754C6">
        <w:rPr>
          <w:rFonts w:ascii="Times New Roman" w:hAnsi="Times New Roman" w:cs="Times New Roman"/>
          <w:sz w:val="24"/>
          <w:szCs w:val="24"/>
        </w:rPr>
        <w:t xml:space="preserve">thought as </w:t>
      </w:r>
      <w:r w:rsidR="003754C6" w:rsidRPr="00C2134F">
        <w:rPr>
          <w:rFonts w:ascii="Times New Roman" w:hAnsi="Times New Roman" w:cs="Times New Roman"/>
          <w:b/>
          <w:sz w:val="24"/>
          <w:szCs w:val="24"/>
        </w:rPr>
        <w:t>intermediate steps</w:t>
      </w:r>
      <w:r w:rsidR="003754C6">
        <w:rPr>
          <w:rFonts w:ascii="Times New Roman" w:hAnsi="Times New Roman" w:cs="Times New Roman"/>
          <w:sz w:val="24"/>
          <w:szCs w:val="24"/>
        </w:rPr>
        <w:t xml:space="preserve"> the </w:t>
      </w:r>
      <w:r w:rsidR="00C2134F">
        <w:rPr>
          <w:rFonts w:ascii="Times New Roman" w:hAnsi="Times New Roman" w:cs="Times New Roman"/>
          <w:sz w:val="24"/>
          <w:szCs w:val="24"/>
        </w:rPr>
        <w:t>UAE could use to reach the long-</w:t>
      </w:r>
      <w:r w:rsidR="003754C6">
        <w:rPr>
          <w:rFonts w:ascii="Times New Roman" w:hAnsi="Times New Roman" w:cs="Times New Roman"/>
          <w:sz w:val="24"/>
          <w:szCs w:val="24"/>
        </w:rPr>
        <w:t>term exposure PM</w:t>
      </w:r>
      <w:r w:rsidR="003754C6" w:rsidRPr="00C2134F">
        <w:rPr>
          <w:rFonts w:ascii="Times New Roman" w:hAnsi="Times New Roman" w:cs="Times New Roman"/>
          <w:sz w:val="24"/>
          <w:szCs w:val="24"/>
          <w:vertAlign w:val="subscript"/>
        </w:rPr>
        <w:t>2.5</w:t>
      </w:r>
      <w:r w:rsidR="003754C6">
        <w:rPr>
          <w:rFonts w:ascii="Times New Roman" w:hAnsi="Times New Roman" w:cs="Times New Roman"/>
          <w:sz w:val="24"/>
          <w:szCs w:val="24"/>
        </w:rPr>
        <w:t xml:space="preserve"> standard suggested below.</w:t>
      </w:r>
    </w:p>
    <w:p w14:paraId="730625C6" w14:textId="5B3778E4" w:rsidR="003D78B0" w:rsidRPr="003D78B0" w:rsidRDefault="003237EC" w:rsidP="003D78B0">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To estimate the </w:t>
      </w:r>
      <w:r w:rsidRPr="003237EC">
        <w:rPr>
          <w:rFonts w:ascii="Times New Roman" w:hAnsi="Times New Roman" w:cs="Times New Roman"/>
          <w:b/>
          <w:sz w:val="24"/>
          <w:szCs w:val="24"/>
          <w:u w:val="single"/>
        </w:rPr>
        <w:t>PM</w:t>
      </w:r>
      <w:r w:rsidRPr="003237EC">
        <w:rPr>
          <w:rFonts w:ascii="Times New Roman" w:hAnsi="Times New Roman" w:cs="Times New Roman"/>
          <w:b/>
          <w:sz w:val="24"/>
          <w:szCs w:val="24"/>
          <w:u w:val="single"/>
          <w:vertAlign w:val="subscript"/>
        </w:rPr>
        <w:t xml:space="preserve">2.5 </w:t>
      </w:r>
      <w:r w:rsidRPr="003237EC">
        <w:rPr>
          <w:rFonts w:ascii="Times New Roman" w:hAnsi="Times New Roman" w:cs="Times New Roman"/>
          <w:b/>
          <w:sz w:val="24"/>
          <w:szCs w:val="24"/>
          <w:u w:val="single"/>
        </w:rPr>
        <w:t>Air Quality Standard</w:t>
      </w:r>
      <w:r>
        <w:rPr>
          <w:rFonts w:ascii="Times New Roman" w:hAnsi="Times New Roman" w:cs="Times New Roman"/>
          <w:sz w:val="24"/>
          <w:szCs w:val="24"/>
        </w:rPr>
        <w:t xml:space="preserve"> </w:t>
      </w:r>
      <w:r w:rsidRPr="0025659C">
        <w:rPr>
          <w:rFonts w:ascii="Times New Roman" w:hAnsi="Times New Roman" w:cs="Times New Roman"/>
          <w:b/>
          <w:sz w:val="24"/>
          <w:szCs w:val="24"/>
        </w:rPr>
        <w:t>(AQS)</w:t>
      </w:r>
      <w:r w:rsidRPr="003D78B0">
        <w:rPr>
          <w:rFonts w:ascii="Times New Roman" w:hAnsi="Times New Roman" w:cs="Times New Roman"/>
          <w:sz w:val="24"/>
          <w:szCs w:val="24"/>
        </w:rPr>
        <w:t xml:space="preserve"> for </w:t>
      </w:r>
      <w:r w:rsidRPr="003237EC">
        <w:rPr>
          <w:rFonts w:ascii="Times New Roman" w:hAnsi="Times New Roman" w:cs="Times New Roman"/>
          <w:b/>
          <w:sz w:val="24"/>
          <w:szCs w:val="24"/>
          <w:u w:val="single"/>
        </w:rPr>
        <w:t>long-term exposure</w:t>
      </w:r>
      <w:r>
        <w:rPr>
          <w:rFonts w:ascii="Times New Roman" w:hAnsi="Times New Roman" w:cs="Times New Roman"/>
          <w:b/>
          <w:sz w:val="24"/>
          <w:szCs w:val="24"/>
          <w:u w:val="single"/>
        </w:rPr>
        <w:t>,</w:t>
      </w:r>
      <w:r w:rsidRPr="003D78B0">
        <w:rPr>
          <w:rFonts w:ascii="Times New Roman" w:hAnsi="Times New Roman" w:cs="Times New Roman"/>
          <w:sz w:val="24"/>
          <w:szCs w:val="24"/>
        </w:rPr>
        <w:t xml:space="preserve"> </w:t>
      </w:r>
      <w:r>
        <w:rPr>
          <w:rFonts w:ascii="Times New Roman" w:hAnsi="Times New Roman" w:cs="Times New Roman"/>
          <w:sz w:val="24"/>
          <w:szCs w:val="24"/>
        </w:rPr>
        <w:t>t</w:t>
      </w:r>
      <w:r w:rsidR="003D78B0" w:rsidRPr="003D78B0">
        <w:rPr>
          <w:rFonts w:ascii="Times New Roman" w:hAnsi="Times New Roman" w:cs="Times New Roman"/>
          <w:sz w:val="24"/>
          <w:szCs w:val="24"/>
        </w:rPr>
        <w:t>he annual mean PM</w:t>
      </w:r>
      <w:r w:rsidR="003D78B0" w:rsidRPr="003D78B0">
        <w:rPr>
          <w:rFonts w:ascii="Times New Roman" w:hAnsi="Times New Roman" w:cs="Times New Roman"/>
          <w:sz w:val="24"/>
          <w:szCs w:val="24"/>
          <w:vertAlign w:val="subscript"/>
        </w:rPr>
        <w:t>2.5</w:t>
      </w:r>
      <w:r w:rsidR="003D78B0" w:rsidRPr="003D78B0">
        <w:rPr>
          <w:rFonts w:ascii="Times New Roman" w:hAnsi="Times New Roman" w:cs="Times New Roman"/>
          <w:sz w:val="24"/>
          <w:szCs w:val="24"/>
        </w:rPr>
        <w:t xml:space="preserve"> concentration limit was chosen from the exposure-concentration curves</w:t>
      </w:r>
      <w:r>
        <w:rPr>
          <w:rFonts w:ascii="Times New Roman" w:hAnsi="Times New Roman" w:cs="Times New Roman"/>
          <w:sz w:val="24"/>
          <w:szCs w:val="24"/>
        </w:rPr>
        <w:t xml:space="preserve"> (</w:t>
      </w:r>
      <w:r w:rsidRPr="000D4119">
        <w:rPr>
          <w:rFonts w:ascii="Times New Roman" w:hAnsi="Times New Roman" w:cs="Times New Roman"/>
          <w:i/>
          <w:sz w:val="24"/>
          <w:szCs w:val="24"/>
        </w:rPr>
        <w:t>RR</w:t>
      </w:r>
      <w:r>
        <w:rPr>
          <w:rFonts w:ascii="Times New Roman" w:hAnsi="Times New Roman" w:cs="Times New Roman"/>
          <w:sz w:val="24"/>
          <w:szCs w:val="24"/>
        </w:rPr>
        <w:t>)</w:t>
      </w:r>
      <w:r w:rsidR="003D78B0" w:rsidRPr="003D78B0">
        <w:rPr>
          <w:rFonts w:ascii="Times New Roman" w:hAnsi="Times New Roman" w:cs="Times New Roman"/>
          <w:sz w:val="24"/>
          <w:szCs w:val="24"/>
        </w:rPr>
        <w:t xml:space="preserve"> when the uncertainty (Confidence Interval) was observed becoming significantly wid</w:t>
      </w:r>
      <w:r w:rsidR="002465AD">
        <w:rPr>
          <w:rFonts w:ascii="Times New Roman" w:hAnsi="Times New Roman" w:cs="Times New Roman"/>
          <w:sz w:val="24"/>
          <w:szCs w:val="24"/>
        </w:rPr>
        <w:t xml:space="preserve">er ( &gt; 95%) </w:t>
      </w:r>
      <w:r w:rsidR="003D78B0" w:rsidRPr="003D78B0">
        <w:rPr>
          <w:rFonts w:ascii="Times New Roman" w:hAnsi="Times New Roman" w:cs="Times New Roman"/>
          <w:sz w:val="24"/>
          <w:szCs w:val="24"/>
        </w:rPr>
        <w:fldChar w:fldCharType="begin"/>
      </w:r>
      <w:r w:rsidR="003D78B0" w:rsidRPr="003D78B0">
        <w:rPr>
          <w:rFonts w:ascii="Times New Roman" w:hAnsi="Times New Roman" w:cs="Times New Roman"/>
          <w:sz w:val="24"/>
          <w:szCs w:val="24"/>
        </w:rPr>
        <w:instrText xml:space="preserve"> ADDIN ZOTERO_ITEM CSL_CITATION {"citationID":"a1jc1peunpp","properties":{"formattedCitation":"(Dockery et al., 1993; Pope et al., 2002)","plainCitation":"(Dockery et al., 1993; Pope et al., 2002)"},"citationItems":[{"id":3950,"uris":["http://zotero.org/users/2173587/items/A8HHH43I"],"uri":["http://zotero.org/users/2173587/items/A8HHH43I"],"itemData":{"id":3950,"type":"article-journal","title":"An association between air pollution and mortality in six U.S. cities","container-title":"The New England Journal of Medicine","page":"1753-1759","volume":"329","issue":"24","source":"PubMed","abstract":"BACKGROUND: Recent studies have reported associations between particulate air pollution and daily mortality rates. Population-based, cross-sectional studies of metropolitan areas in the United States have also found associations between particulate air pollution and annual mortality rates, but these studies have been criticized, in part because they did not directly control for cigarette smoking and other health risks.\nMETHODS: In this prospective cohort study, we estimated the effects of air pollution on mortality, while controlling for individual risk factors. Survival analysis, including Cox proportional-hazards regression modeling, was conducted with data from a 14-to-16-year mortality follow-up of 8111 adults in six U.S. cities.\nRESULTS: Mortality rates were most strongly associated with cigarette smoking. After adjusting for smoking and other risk factors, we observed statistically significant and robust associations between air pollution and mortality. The adjusted mortality-rate ratio for the most polluted of the cities as compared with the least polluted was 1.26 (95 percent confidence interval, 1.08 to 1.47). Air pollution was positively associated with death from lung cancer and cardiopulmonary disease but not with death from other causes considered together. Mortality was most strongly associated with air pollution with fine particulates, including sulfates.\nCONCLUSIONS: Although the effects of other, unmeasured risk factors cannot be excluded with certainty, these results suggest that fine-particulate air pollution, or a more complex pollution mixture associated with fine particulate matter, contributes to excess mortality in certain U.S. cities.","DOI":"10.1056/NEJM199312093292401","ISSN":"0028-4793","note":"PMID: 8179653","journalAbbreviation":"N. Engl. J. Med.","language":"eng","author":[{"family":"Dockery","given":"D. W."},{"family":"Pope","given":"C. A."},{"family":"Xu","given":"X."},{"family":"Spengler","given":"J. D."},{"family":"Ware","given":"J. H."},{"family":"Fay","given":"M. E."},{"family":"Ferris","given":"B. G."},{"family":"Speizer","given":"F. E."}],"issued":{"date-parts":[["1993",12,9]]}},"label":"page"},{"id":3942,"uris":["http://zotero.org/users/2173587/items/KMX97DP5"],"uri":["http://zotero.org/users/2173587/items/KMX97DP5"],"itemData":{"id":3942,"type":"article-journal","title":"Lung Cancer, Cardiopulmonary Mortality, and Long-term Exposure to Fine Particulate Air Pollution","container-title":"JAMA : the journal of the American Medical Association","page":"1132-1141","volume":"287","issue":"9","source":"PubMed Central","abstract":"Context\nAssociations have been found between day-to-day particulate air pollution and increased risk of various adverse health outcomes, including cardiopulmonary mortality. However, studies of health effects of long-term particulate air pollution have been less conclusive.\n\nObjective\nTo assess the relationship between long-term exposure to fine particulate air pollution and all-cause, lung cancer, and cardiopulmonary mortality.\n\nDesign, Setting, and Participants\nVital status and cause of death data were collected by the American Cancer Society as part of the Cancer Prevention II study, an ongoing prospective mortality study, which enrolled approximately 1.2 million adults in 1982. Participants completed a questionnaire detailing individual risk factor data (age, sex, race, weight, height, smoking history, education, marital status, diet, alcohol consumption, and occupational exposures). The risk factor data for approximately 500000 adults were linked with air pollution data for metropolitan areas throughout the United States and combined with vital status and cause of death data through December 31, 1998.\n\nMain Outcome Measure\nAll-cause, lung cancer, and cardiopulmonary mortality.\n\nResults\nFine particulate and sulfur oxide–related pollution were associated with all-cause, lung cancer, and cardiopulmonary mortality. Each 10-μg/m3 elevation in fine particulate air pollution was associated with approximately a 4%, 6%, and 8% increased risk of all-cause, cardiopulmonary, and lung cancer mortality, respectively. Measures of coarse particle fraction and total suspended particles were not consistently associated with mortality.\n\nConclusion\nLong-term exposure to combustion-related fine particulate air pollution is an important environmental risk factor for cardiopulmonary and lung cancer mortality.","ISSN":"0098-7484","note":"PMID: 11879110\nPMCID: PMC4037163","journalAbbreviation":"JAMA","author":[{"family":"Pope","given":"C. Arden"},{"family":"Burnett","given":"Richard T."},{"family":"Thun","given":"Michael J."},{"family":"Calle","given":"Eugenia E."},{"family":"Krewski","given":"Daniel"},{"family":"Ito","given":"Kazuhiko"},{"family":"Thurston","given":"George D."}],"issued":{"date-parts":[["2002",3,6]]}},"label":"page"}],"schema":"https://github.com/citation-style-language/schema/raw/master/csl-citation.json"} </w:instrText>
      </w:r>
      <w:r w:rsidR="003D78B0" w:rsidRPr="003D78B0">
        <w:rPr>
          <w:rFonts w:ascii="Times New Roman" w:hAnsi="Times New Roman" w:cs="Times New Roman"/>
          <w:sz w:val="24"/>
          <w:szCs w:val="24"/>
        </w:rPr>
        <w:fldChar w:fldCharType="separate"/>
      </w:r>
      <w:r w:rsidR="003D78B0" w:rsidRPr="003D78B0">
        <w:rPr>
          <w:rFonts w:ascii="Times New Roman" w:hAnsi="Times New Roman" w:cs="Times New Roman"/>
          <w:sz w:val="24"/>
          <w:szCs w:val="24"/>
        </w:rPr>
        <w:t>(Dockery et al., 1993; Pope et al., 2002)</w:t>
      </w:r>
      <w:r w:rsidR="003D78B0" w:rsidRPr="003D78B0">
        <w:rPr>
          <w:rFonts w:ascii="Times New Roman" w:hAnsi="Times New Roman" w:cs="Times New Roman"/>
          <w:sz w:val="24"/>
          <w:szCs w:val="24"/>
        </w:rPr>
        <w:fldChar w:fldCharType="end"/>
      </w:r>
      <w:r w:rsidR="003D78B0" w:rsidRPr="003D78B0">
        <w:rPr>
          <w:rFonts w:ascii="Times New Roman" w:hAnsi="Times New Roman" w:cs="Times New Roman"/>
          <w:sz w:val="24"/>
          <w:szCs w:val="24"/>
        </w:rPr>
        <w:t>.</w:t>
      </w:r>
      <w:r w:rsidR="00E8032C">
        <w:rPr>
          <w:rFonts w:ascii="Times New Roman" w:hAnsi="Times New Roman" w:cs="Times New Roman"/>
          <w:sz w:val="24"/>
          <w:szCs w:val="24"/>
        </w:rPr>
        <w:t xml:space="preserve"> This was done separately for the Emirate of Abu Dhabi and for the Em</w:t>
      </w:r>
      <w:r w:rsidR="00ED5FB9">
        <w:rPr>
          <w:rFonts w:ascii="Times New Roman" w:hAnsi="Times New Roman" w:cs="Times New Roman"/>
          <w:sz w:val="24"/>
          <w:szCs w:val="24"/>
        </w:rPr>
        <w:t>irate of Dubai-Northern Emirate using raw data from Figure 6.</w:t>
      </w:r>
      <w:r w:rsidR="00E8032C">
        <w:rPr>
          <w:rFonts w:ascii="Times New Roman" w:hAnsi="Times New Roman" w:cs="Times New Roman"/>
          <w:sz w:val="24"/>
          <w:szCs w:val="24"/>
        </w:rPr>
        <w:t xml:space="preserve"> Then, the </w:t>
      </w:r>
      <w:r w:rsidR="00BD3DEB">
        <w:rPr>
          <w:rFonts w:ascii="Times New Roman" w:hAnsi="Times New Roman" w:cs="Times New Roman"/>
          <w:sz w:val="24"/>
          <w:szCs w:val="24"/>
        </w:rPr>
        <w:t>outcomes</w:t>
      </w:r>
      <w:r w:rsidR="00E8032C">
        <w:rPr>
          <w:rFonts w:ascii="Times New Roman" w:hAnsi="Times New Roman" w:cs="Times New Roman"/>
          <w:sz w:val="24"/>
          <w:szCs w:val="24"/>
        </w:rPr>
        <w:t xml:space="preserve"> w</w:t>
      </w:r>
      <w:r w:rsidR="00D624C3">
        <w:rPr>
          <w:rFonts w:ascii="Times New Roman" w:hAnsi="Times New Roman" w:cs="Times New Roman"/>
          <w:sz w:val="24"/>
          <w:szCs w:val="24"/>
        </w:rPr>
        <w:t>ere averaged together to get one</w:t>
      </w:r>
      <w:r w:rsidR="00E8032C">
        <w:rPr>
          <w:rFonts w:ascii="Times New Roman" w:hAnsi="Times New Roman" w:cs="Times New Roman"/>
          <w:sz w:val="24"/>
          <w:szCs w:val="24"/>
        </w:rPr>
        <w:t xml:space="preserve"> estimate for the UAE.</w:t>
      </w:r>
      <w:r w:rsidR="003D78B0" w:rsidRPr="003D78B0">
        <w:rPr>
          <w:rFonts w:ascii="Times New Roman" w:hAnsi="Times New Roman" w:cs="Times New Roman"/>
          <w:sz w:val="24"/>
          <w:szCs w:val="24"/>
        </w:rPr>
        <w:t xml:space="preserve"> Therefore, according to this criterion, a value of </w:t>
      </w:r>
      <w:r w:rsidR="003D78B0" w:rsidRPr="003D78B0">
        <w:rPr>
          <w:rFonts w:ascii="Times New Roman" w:hAnsi="Times New Roman" w:cs="Times New Roman"/>
          <w:b/>
          <w:sz w:val="24"/>
          <w:szCs w:val="24"/>
        </w:rPr>
        <w:t xml:space="preserve">~ 20 </w:t>
      </w:r>
      <w:r w:rsidR="003D78B0" w:rsidRPr="003D78B0">
        <w:rPr>
          <w:rFonts w:ascii="Symbol" w:hAnsi="Symbol" w:cs="Times New Roman"/>
          <w:b/>
          <w:sz w:val="24"/>
          <w:szCs w:val="24"/>
        </w:rPr>
        <w:t></w:t>
      </w:r>
      <w:r w:rsidR="003D78B0" w:rsidRPr="003D78B0">
        <w:rPr>
          <w:rFonts w:ascii="Times New Roman" w:hAnsi="Times New Roman" w:cs="Times New Roman"/>
          <w:b/>
          <w:sz w:val="24"/>
          <w:szCs w:val="24"/>
        </w:rPr>
        <w:t>g/m</w:t>
      </w:r>
      <w:r w:rsidR="003D78B0" w:rsidRPr="003D78B0">
        <w:rPr>
          <w:rFonts w:ascii="Times New Roman" w:hAnsi="Times New Roman" w:cs="Times New Roman"/>
          <w:b/>
          <w:sz w:val="24"/>
          <w:szCs w:val="24"/>
          <w:vertAlign w:val="superscript"/>
        </w:rPr>
        <w:t>3</w:t>
      </w:r>
      <w:r w:rsidR="003D78B0" w:rsidRPr="003D78B0">
        <w:rPr>
          <w:rFonts w:ascii="Times New Roman" w:hAnsi="Times New Roman" w:cs="Times New Roman"/>
          <w:sz w:val="24"/>
          <w:szCs w:val="24"/>
        </w:rPr>
        <w:t xml:space="preserve"> was estimated for </w:t>
      </w:r>
      <w:r w:rsidR="00ED5FB9">
        <w:rPr>
          <w:rFonts w:ascii="Times New Roman" w:hAnsi="Times New Roman" w:cs="Times New Roman"/>
          <w:sz w:val="24"/>
          <w:szCs w:val="24"/>
        </w:rPr>
        <w:t>the Entire UAE (</w:t>
      </w:r>
      <w:r w:rsidR="00EF1B2D">
        <w:rPr>
          <w:rFonts w:ascii="Times New Roman" w:hAnsi="Times New Roman" w:cs="Times New Roman"/>
          <w:sz w:val="24"/>
          <w:szCs w:val="24"/>
        </w:rPr>
        <w:t>Table 2</w:t>
      </w:r>
      <w:r w:rsidR="003D78B0" w:rsidRPr="003D78B0">
        <w:rPr>
          <w:rFonts w:ascii="Times New Roman" w:hAnsi="Times New Roman" w:cs="Times New Roman"/>
          <w:sz w:val="24"/>
          <w:szCs w:val="24"/>
        </w:rPr>
        <w:t xml:space="preserve">). This value could be tentatively assigned as the </w:t>
      </w:r>
      <w:r w:rsidR="005C2353" w:rsidRPr="00871AA6">
        <w:rPr>
          <w:rFonts w:ascii="Times New Roman" w:hAnsi="Times New Roman" w:cs="Times New Roman"/>
          <w:b/>
          <w:sz w:val="24"/>
          <w:szCs w:val="24"/>
        </w:rPr>
        <w:t>PM</w:t>
      </w:r>
      <w:r w:rsidR="005C2353" w:rsidRPr="00871AA6">
        <w:rPr>
          <w:rFonts w:ascii="Times New Roman" w:hAnsi="Times New Roman" w:cs="Times New Roman"/>
          <w:b/>
          <w:sz w:val="24"/>
          <w:szCs w:val="24"/>
          <w:vertAlign w:val="subscript"/>
        </w:rPr>
        <w:t>2.5</w:t>
      </w:r>
      <w:r w:rsidR="005C2353" w:rsidRPr="00871AA6">
        <w:rPr>
          <w:rFonts w:ascii="Times New Roman" w:hAnsi="Times New Roman" w:cs="Times New Roman"/>
          <w:b/>
          <w:sz w:val="24"/>
          <w:szCs w:val="24"/>
        </w:rPr>
        <w:t xml:space="preserve"> </w:t>
      </w:r>
      <w:r w:rsidR="003D78B0" w:rsidRPr="00871AA6">
        <w:rPr>
          <w:rFonts w:ascii="Times New Roman" w:hAnsi="Times New Roman" w:cs="Times New Roman"/>
          <w:b/>
          <w:sz w:val="24"/>
          <w:szCs w:val="24"/>
        </w:rPr>
        <w:t>Air Quality Standard</w:t>
      </w:r>
      <w:r w:rsidR="0025659C">
        <w:rPr>
          <w:rFonts w:ascii="Times New Roman" w:hAnsi="Times New Roman" w:cs="Times New Roman"/>
          <w:sz w:val="24"/>
          <w:szCs w:val="24"/>
        </w:rPr>
        <w:t xml:space="preserve"> </w:t>
      </w:r>
      <w:r w:rsidR="0025659C" w:rsidRPr="0025659C">
        <w:rPr>
          <w:rFonts w:ascii="Times New Roman" w:hAnsi="Times New Roman" w:cs="Times New Roman"/>
          <w:b/>
          <w:sz w:val="24"/>
          <w:szCs w:val="24"/>
        </w:rPr>
        <w:t>(AQS)</w:t>
      </w:r>
      <w:r w:rsidR="003D78B0" w:rsidRPr="003D78B0">
        <w:rPr>
          <w:rFonts w:ascii="Times New Roman" w:hAnsi="Times New Roman" w:cs="Times New Roman"/>
          <w:sz w:val="24"/>
          <w:szCs w:val="24"/>
        </w:rPr>
        <w:t xml:space="preserve"> for </w:t>
      </w:r>
      <w:r w:rsidR="003D78B0" w:rsidRPr="0025659C">
        <w:rPr>
          <w:rFonts w:ascii="Times New Roman" w:hAnsi="Times New Roman" w:cs="Times New Roman"/>
          <w:b/>
          <w:sz w:val="24"/>
          <w:szCs w:val="24"/>
        </w:rPr>
        <w:t>long-term exposure</w:t>
      </w:r>
      <w:r w:rsidR="00871AA6">
        <w:rPr>
          <w:rFonts w:ascii="Times New Roman" w:hAnsi="Times New Roman" w:cs="Times New Roman"/>
          <w:b/>
          <w:sz w:val="24"/>
          <w:szCs w:val="24"/>
        </w:rPr>
        <w:t xml:space="preserve"> (annual mean value)</w:t>
      </w:r>
      <w:r w:rsidR="003D78B0" w:rsidRPr="003D78B0">
        <w:rPr>
          <w:rFonts w:ascii="Times New Roman" w:hAnsi="Times New Roman" w:cs="Times New Roman"/>
          <w:sz w:val="24"/>
          <w:szCs w:val="24"/>
        </w:rPr>
        <w:t xml:space="preserve"> we have estimated over a</w:t>
      </w:r>
      <w:r w:rsidR="00D94C3F">
        <w:rPr>
          <w:rFonts w:ascii="Times New Roman" w:hAnsi="Times New Roman" w:cs="Times New Roman"/>
          <w:sz w:val="24"/>
          <w:szCs w:val="24"/>
        </w:rPr>
        <w:t xml:space="preserve"> 2-year time-series in the UAE.</w:t>
      </w:r>
    </w:p>
    <w:p w14:paraId="1DFD3E5B" w14:textId="31AEB4EF" w:rsidR="003F1B67" w:rsidRDefault="00871AA6" w:rsidP="003D78B0">
      <w:pPr>
        <w:spacing w:after="0"/>
        <w:ind w:firstLine="720"/>
        <w:rPr>
          <w:rFonts w:ascii="Times New Roman" w:hAnsi="Times New Roman" w:cs="Times New Roman"/>
          <w:sz w:val="24"/>
          <w:szCs w:val="24"/>
        </w:rPr>
      </w:pPr>
      <w:r>
        <w:rPr>
          <w:rFonts w:ascii="Times New Roman" w:hAnsi="Times New Roman" w:cs="Times New Roman"/>
          <w:sz w:val="24"/>
          <w:szCs w:val="24"/>
        </w:rPr>
        <w:t>Starting for the above estimated PM</w:t>
      </w:r>
      <w:r w:rsidRPr="005C2353">
        <w:rPr>
          <w:rFonts w:ascii="Times New Roman" w:hAnsi="Times New Roman" w:cs="Times New Roman"/>
          <w:sz w:val="24"/>
          <w:szCs w:val="24"/>
          <w:vertAlign w:val="subscript"/>
        </w:rPr>
        <w:t>2.5</w:t>
      </w:r>
      <w:r>
        <w:rPr>
          <w:rFonts w:ascii="Times New Roman" w:hAnsi="Times New Roman" w:cs="Times New Roman"/>
          <w:sz w:val="24"/>
          <w:szCs w:val="24"/>
        </w:rPr>
        <w:t xml:space="preserve"> </w:t>
      </w:r>
      <w:r w:rsidRPr="003D78B0">
        <w:rPr>
          <w:rFonts w:ascii="Times New Roman" w:hAnsi="Times New Roman" w:cs="Times New Roman"/>
          <w:sz w:val="24"/>
          <w:szCs w:val="24"/>
        </w:rPr>
        <w:t>Air Quality Standard</w:t>
      </w:r>
      <w:r>
        <w:rPr>
          <w:rFonts w:ascii="Times New Roman" w:hAnsi="Times New Roman" w:cs="Times New Roman"/>
          <w:sz w:val="24"/>
          <w:szCs w:val="24"/>
        </w:rPr>
        <w:t>, t</w:t>
      </w:r>
      <w:r w:rsidR="003D78B0" w:rsidRPr="003D78B0">
        <w:rPr>
          <w:rFonts w:ascii="Times New Roman" w:hAnsi="Times New Roman" w:cs="Times New Roman"/>
          <w:sz w:val="24"/>
          <w:szCs w:val="24"/>
        </w:rPr>
        <w:t xml:space="preserve">hree other </w:t>
      </w:r>
      <w:r w:rsidR="003D78B0" w:rsidRPr="00871AA6">
        <w:rPr>
          <w:rFonts w:ascii="Times New Roman" w:hAnsi="Times New Roman" w:cs="Times New Roman"/>
          <w:b/>
          <w:sz w:val="24"/>
          <w:szCs w:val="24"/>
        </w:rPr>
        <w:t>interim targets</w:t>
      </w:r>
      <w:r>
        <w:rPr>
          <w:rFonts w:ascii="Times New Roman" w:hAnsi="Times New Roman" w:cs="Times New Roman"/>
          <w:b/>
          <w:sz w:val="24"/>
          <w:szCs w:val="24"/>
        </w:rPr>
        <w:t xml:space="preserve"> (IT)</w:t>
      </w:r>
      <w:r w:rsidR="003D78B0" w:rsidRPr="003D78B0">
        <w:rPr>
          <w:rFonts w:ascii="Times New Roman" w:hAnsi="Times New Roman" w:cs="Times New Roman"/>
          <w:sz w:val="24"/>
          <w:szCs w:val="24"/>
        </w:rPr>
        <w:t xml:space="preserve"> for </w:t>
      </w:r>
      <w:r w:rsidR="003D78B0" w:rsidRPr="00EF1B2D">
        <w:rPr>
          <w:rFonts w:ascii="Times New Roman" w:hAnsi="Times New Roman" w:cs="Times New Roman"/>
          <w:b/>
          <w:sz w:val="24"/>
          <w:szCs w:val="24"/>
        </w:rPr>
        <w:t>annual mean</w:t>
      </w:r>
      <w:r w:rsidRPr="00EF1B2D">
        <w:rPr>
          <w:rFonts w:ascii="Times New Roman" w:hAnsi="Times New Roman" w:cs="Times New Roman"/>
          <w:b/>
          <w:sz w:val="24"/>
          <w:szCs w:val="24"/>
        </w:rPr>
        <w:t xml:space="preserve"> PM</w:t>
      </w:r>
      <w:r w:rsidRPr="00EF1B2D">
        <w:rPr>
          <w:rFonts w:ascii="Times New Roman" w:hAnsi="Times New Roman" w:cs="Times New Roman"/>
          <w:b/>
          <w:sz w:val="24"/>
          <w:szCs w:val="24"/>
          <w:vertAlign w:val="subscript"/>
        </w:rPr>
        <w:t>2.5</w:t>
      </w:r>
      <w:r w:rsidR="003D78B0" w:rsidRPr="003D78B0">
        <w:rPr>
          <w:rFonts w:ascii="Times New Roman" w:hAnsi="Times New Roman" w:cs="Times New Roman"/>
          <w:sz w:val="24"/>
          <w:szCs w:val="24"/>
        </w:rPr>
        <w:t xml:space="preserve"> concentrations were estimated from different variations of the relative risk according to criter</w:t>
      </w:r>
      <w:r w:rsidR="00EF1B2D">
        <w:rPr>
          <w:rFonts w:ascii="Times New Roman" w:hAnsi="Times New Roman" w:cs="Times New Roman"/>
          <w:sz w:val="24"/>
          <w:szCs w:val="24"/>
        </w:rPr>
        <w:t>ia suggested by the WHO (Table 2</w:t>
      </w:r>
      <w:r w:rsidR="003D78B0" w:rsidRPr="003D78B0">
        <w:rPr>
          <w:rFonts w:ascii="Times New Roman" w:hAnsi="Times New Roman" w:cs="Times New Roman"/>
          <w:sz w:val="24"/>
          <w:szCs w:val="24"/>
        </w:rPr>
        <w:t>).</w:t>
      </w:r>
      <w:r w:rsidR="003F1B67">
        <w:rPr>
          <w:rFonts w:ascii="Times New Roman" w:hAnsi="Times New Roman" w:cs="Times New Roman"/>
          <w:sz w:val="24"/>
          <w:szCs w:val="24"/>
        </w:rPr>
        <w:t xml:space="preserve"> Each interim target has been associated to number of potential increase/decrease in daily hospital admissions due to respiratory diseases. </w:t>
      </w:r>
    </w:p>
    <w:p w14:paraId="278BF296" w14:textId="57496F48" w:rsidR="00783D8A" w:rsidRDefault="00783D8A" w:rsidP="003D78B0">
      <w:pPr>
        <w:rPr>
          <w:rFonts w:ascii="Times New Roman" w:hAnsi="Times New Roman" w:cs="Times New Roman"/>
        </w:rPr>
      </w:pPr>
    </w:p>
    <w:p w14:paraId="373EF799" w14:textId="77777777" w:rsidR="00A8413C" w:rsidRDefault="00A8413C" w:rsidP="003D78B0">
      <w:pPr>
        <w:rPr>
          <w:rFonts w:ascii="Times New Roman" w:hAnsi="Times New Roman" w:cs="Times New Roman"/>
        </w:rPr>
      </w:pPr>
    </w:p>
    <w:p w14:paraId="30ABA056" w14:textId="6C0FED0A" w:rsidR="00783D8A" w:rsidRPr="00381075" w:rsidRDefault="00783D8A" w:rsidP="003D78B0"/>
    <w:p w14:paraId="4F767A51" w14:textId="66B1BF98" w:rsidR="00214F28" w:rsidRDefault="00CB092C" w:rsidP="00214F28">
      <w:pPr>
        <w:pStyle w:val="Heading3"/>
        <w:numPr>
          <w:ilvl w:val="1"/>
          <w:numId w:val="7"/>
        </w:numPr>
        <w:rPr>
          <w:rFonts w:ascii="Times New Roman" w:hAnsi="Times New Roman" w:cs="Times New Roman"/>
          <w:b/>
          <w:sz w:val="28"/>
          <w:szCs w:val="28"/>
        </w:rPr>
      </w:pPr>
      <w:bookmarkStart w:id="14" w:name="_Toc487015438"/>
      <w:r w:rsidRPr="00CB092C">
        <w:rPr>
          <w:rFonts w:ascii="Times New Roman" w:hAnsi="Times New Roman" w:cs="Times New Roman"/>
          <w:b/>
          <w:sz w:val="28"/>
          <w:szCs w:val="28"/>
        </w:rPr>
        <w:t>PM</w:t>
      </w:r>
      <w:r w:rsidRPr="00CB092C">
        <w:rPr>
          <w:rFonts w:ascii="Times New Roman" w:hAnsi="Times New Roman" w:cs="Times New Roman"/>
          <w:b/>
          <w:sz w:val="28"/>
          <w:szCs w:val="28"/>
          <w:vertAlign w:val="subscript"/>
        </w:rPr>
        <w:t>2.5</w:t>
      </w:r>
      <w:r w:rsidRPr="00CB092C">
        <w:rPr>
          <w:rFonts w:ascii="Times New Roman" w:hAnsi="Times New Roman" w:cs="Times New Roman"/>
          <w:b/>
          <w:sz w:val="28"/>
          <w:szCs w:val="28"/>
        </w:rPr>
        <w:t xml:space="preserve"> standard for s</w:t>
      </w:r>
      <w:r w:rsidR="003D78B0" w:rsidRPr="00CB092C">
        <w:rPr>
          <w:rFonts w:ascii="Times New Roman" w:hAnsi="Times New Roman" w:cs="Times New Roman"/>
          <w:b/>
          <w:sz w:val="28"/>
          <w:szCs w:val="28"/>
        </w:rPr>
        <w:t>hort term exposure</w:t>
      </w:r>
      <w:bookmarkEnd w:id="14"/>
      <w:r w:rsidR="00C2134F">
        <w:rPr>
          <w:rFonts w:ascii="Times New Roman" w:hAnsi="Times New Roman" w:cs="Times New Roman"/>
          <w:b/>
          <w:sz w:val="28"/>
          <w:szCs w:val="28"/>
        </w:rPr>
        <w:t xml:space="preserve"> (24-h)</w:t>
      </w:r>
    </w:p>
    <w:p w14:paraId="14AB3EF1" w14:textId="77777777" w:rsidR="002A54C7" w:rsidRPr="002A54C7" w:rsidRDefault="002A54C7" w:rsidP="002A54C7">
      <w:pPr>
        <w:rPr>
          <w:lang w:val="en-GB"/>
        </w:rPr>
      </w:pPr>
    </w:p>
    <w:p w14:paraId="4156B160" w14:textId="7B229213" w:rsidR="003D78B0" w:rsidRPr="003D78B0" w:rsidRDefault="003D78B0" w:rsidP="003D78B0">
      <w:pPr>
        <w:spacing w:after="0"/>
        <w:ind w:firstLine="720"/>
        <w:rPr>
          <w:rFonts w:ascii="Times New Roman" w:hAnsi="Times New Roman" w:cs="Times New Roman"/>
          <w:sz w:val="24"/>
          <w:szCs w:val="24"/>
        </w:rPr>
      </w:pPr>
      <w:r w:rsidRPr="003D78B0">
        <w:rPr>
          <w:rFonts w:ascii="Times New Roman" w:hAnsi="Times New Roman" w:cs="Times New Roman"/>
          <w:sz w:val="24"/>
          <w:szCs w:val="24"/>
        </w:rPr>
        <w:lastRenderedPageBreak/>
        <w:t>The guidelines for the 24-hours mean are designed to protect against peaks of pollution that can be observed on daily basis. As suggested by the WHO, the 24-hours average AQS was estimated from the relationship between the 24-hours and annual PM</w:t>
      </w:r>
      <w:r w:rsidRPr="003D78B0">
        <w:rPr>
          <w:rFonts w:ascii="Times New Roman" w:hAnsi="Times New Roman" w:cs="Times New Roman"/>
          <w:sz w:val="24"/>
          <w:szCs w:val="24"/>
          <w:vertAlign w:val="subscript"/>
        </w:rPr>
        <w:t>2.5</w:t>
      </w:r>
      <w:r w:rsidRPr="003D78B0">
        <w:rPr>
          <w:rFonts w:ascii="Times New Roman" w:hAnsi="Times New Roman" w:cs="Times New Roman"/>
          <w:sz w:val="24"/>
          <w:szCs w:val="24"/>
        </w:rPr>
        <w:t xml:space="preserve"> concentrations </w:t>
      </w:r>
      <w:r w:rsidRPr="003D78B0">
        <w:rPr>
          <w:rFonts w:ascii="Times New Roman" w:hAnsi="Times New Roman" w:cs="Times New Roman"/>
          <w:sz w:val="24"/>
          <w:szCs w:val="24"/>
        </w:rPr>
        <w:fldChar w:fldCharType="begin"/>
      </w:r>
      <w:r w:rsidRPr="003D78B0">
        <w:rPr>
          <w:rFonts w:ascii="Times New Roman" w:hAnsi="Times New Roman" w:cs="Times New Roman"/>
          <w:sz w:val="24"/>
          <w:szCs w:val="24"/>
        </w:rPr>
        <w:instrText xml:space="preserve"> ADDIN ZOTERO_ITEM CSL_CITATION {"citationID":"9L3txjN0","properties":{"formattedCitation":"(WHO, 2006)","plainCitation":"(WHO, 2006)"},"citationItems":[{"id":3954,"uris":["http://zotero.org/users/2173587/items/6EG723DE"],"uri":["http://zotero.org/users/2173587/items/6EG723DE"],"itemData":{"id":3954,"type":"article-journal","title":"WHO Air quality guidelines for particulate matter, ozone, nitrogen dioxide and sulfur dioxide. Global update 2005","container-title":"World Health Organization","URL":"http://apps.who.int/iris/bitstream/10665/69477/1/WHO_SDE_PHE_OEH_06.02_eng.pdf","author":[{"family":"WHO","given":""}],"issued":{"date-parts":[["2006"]]}}}],"schema":"https://github.com/citation-style-language/schema/raw/master/csl-citation.json"} </w:instrText>
      </w:r>
      <w:r w:rsidRPr="003D78B0">
        <w:rPr>
          <w:rFonts w:ascii="Times New Roman" w:hAnsi="Times New Roman" w:cs="Times New Roman"/>
          <w:sz w:val="24"/>
          <w:szCs w:val="24"/>
        </w:rPr>
        <w:fldChar w:fldCharType="separate"/>
      </w:r>
      <w:r w:rsidRPr="003D78B0">
        <w:rPr>
          <w:rFonts w:ascii="Times New Roman" w:hAnsi="Times New Roman" w:cs="Times New Roman"/>
          <w:sz w:val="24"/>
          <w:szCs w:val="24"/>
        </w:rPr>
        <w:t>(WHO, 2006)</w:t>
      </w:r>
      <w:r w:rsidRPr="003D78B0">
        <w:rPr>
          <w:rFonts w:ascii="Times New Roman" w:hAnsi="Times New Roman" w:cs="Times New Roman"/>
          <w:sz w:val="24"/>
          <w:szCs w:val="24"/>
        </w:rPr>
        <w:fldChar w:fldCharType="end"/>
      </w:r>
      <w:r w:rsidRPr="003D78B0">
        <w:rPr>
          <w:rFonts w:ascii="Times New Roman" w:hAnsi="Times New Roman" w:cs="Times New Roman"/>
          <w:sz w:val="24"/>
          <w:szCs w:val="24"/>
        </w:rPr>
        <w:t>. For this purposes, we used a time time-series of 6 years PM</w:t>
      </w:r>
      <w:r w:rsidRPr="003D78B0">
        <w:rPr>
          <w:rFonts w:ascii="Times New Roman" w:hAnsi="Times New Roman" w:cs="Times New Roman"/>
          <w:sz w:val="24"/>
          <w:szCs w:val="24"/>
          <w:vertAlign w:val="subscript"/>
        </w:rPr>
        <w:t>2.5</w:t>
      </w:r>
      <w:r w:rsidRPr="003D78B0">
        <w:rPr>
          <w:rFonts w:ascii="Times New Roman" w:hAnsi="Times New Roman" w:cs="Times New Roman"/>
          <w:sz w:val="24"/>
          <w:szCs w:val="24"/>
        </w:rPr>
        <w:t xml:space="preserve"> concentrations (Figure 1). As shown in Figure 1, the average annual concentration estimated from 2011 to 2016, was ~ 43 </w:t>
      </w:r>
      <w:r w:rsidRPr="003D78B0">
        <w:rPr>
          <w:rFonts w:ascii="Symbol" w:hAnsi="Symbol" w:cs="Times New Roman"/>
          <w:sz w:val="24"/>
          <w:szCs w:val="24"/>
        </w:rPr>
        <w:t></w:t>
      </w:r>
      <w:r w:rsidRPr="003D78B0">
        <w:rPr>
          <w:rFonts w:ascii="Times New Roman" w:hAnsi="Times New Roman" w:cs="Times New Roman"/>
          <w:sz w:val="24"/>
          <w:szCs w:val="24"/>
        </w:rPr>
        <w:t>g/m</w:t>
      </w:r>
      <w:r w:rsidRPr="003D78B0">
        <w:rPr>
          <w:rFonts w:ascii="Times New Roman" w:hAnsi="Times New Roman" w:cs="Times New Roman"/>
          <w:sz w:val="24"/>
          <w:szCs w:val="24"/>
          <w:vertAlign w:val="superscript"/>
        </w:rPr>
        <w:t>3</w:t>
      </w:r>
      <w:r w:rsidRPr="003D78B0">
        <w:rPr>
          <w:rFonts w:ascii="Times New Roman" w:hAnsi="Times New Roman" w:cs="Times New Roman"/>
          <w:sz w:val="24"/>
          <w:szCs w:val="24"/>
        </w:rPr>
        <w:t xml:space="preserve">. </w:t>
      </w:r>
    </w:p>
    <w:p w14:paraId="35DF8931" w14:textId="0A1D9A3C" w:rsidR="003D78B0" w:rsidRPr="003D78B0" w:rsidRDefault="003D78B0" w:rsidP="003D78B0">
      <w:pPr>
        <w:spacing w:after="0"/>
        <w:ind w:firstLine="720"/>
        <w:rPr>
          <w:rFonts w:ascii="Times New Roman" w:hAnsi="Times New Roman" w:cs="Times New Roman"/>
          <w:sz w:val="24"/>
          <w:szCs w:val="24"/>
        </w:rPr>
      </w:pPr>
      <w:r w:rsidRPr="003D78B0">
        <w:rPr>
          <w:rFonts w:ascii="Times New Roman" w:hAnsi="Times New Roman" w:cs="Times New Roman"/>
          <w:sz w:val="24"/>
          <w:szCs w:val="24"/>
        </w:rPr>
        <w:t xml:space="preserve">The fit of the 6-years’ time trend, showed that the annual mean concentration was slightly decreasing from 2011 to 2016 with a lower limit value of ~ 39 </w:t>
      </w:r>
      <w:r w:rsidRPr="003D78B0">
        <w:rPr>
          <w:rFonts w:ascii="Symbol" w:hAnsi="Symbol" w:cs="Times New Roman"/>
          <w:sz w:val="24"/>
          <w:szCs w:val="24"/>
        </w:rPr>
        <w:t></w:t>
      </w:r>
      <w:r w:rsidRPr="003D78B0">
        <w:rPr>
          <w:rFonts w:ascii="Times New Roman" w:hAnsi="Times New Roman" w:cs="Times New Roman"/>
          <w:sz w:val="24"/>
          <w:szCs w:val="24"/>
        </w:rPr>
        <w:t>g/m</w:t>
      </w:r>
      <w:r w:rsidRPr="003D78B0">
        <w:rPr>
          <w:rFonts w:ascii="Times New Roman" w:hAnsi="Times New Roman" w:cs="Times New Roman"/>
          <w:sz w:val="24"/>
          <w:szCs w:val="24"/>
          <w:vertAlign w:val="superscript"/>
        </w:rPr>
        <w:t>3</w:t>
      </w:r>
      <w:r w:rsidRPr="003D78B0">
        <w:rPr>
          <w:rFonts w:ascii="Times New Roman" w:hAnsi="Times New Roman" w:cs="Times New Roman"/>
          <w:sz w:val="24"/>
          <w:szCs w:val="24"/>
        </w:rPr>
        <w:t>. Additional analysis showed that annual PM</w:t>
      </w:r>
      <w:r w:rsidRPr="003D78B0">
        <w:rPr>
          <w:rFonts w:ascii="Times New Roman" w:hAnsi="Times New Roman" w:cs="Times New Roman"/>
          <w:sz w:val="24"/>
          <w:szCs w:val="24"/>
          <w:vertAlign w:val="subscript"/>
        </w:rPr>
        <w:t>2.5</w:t>
      </w:r>
      <w:r w:rsidRPr="003D78B0">
        <w:rPr>
          <w:rFonts w:ascii="Times New Roman" w:hAnsi="Times New Roman" w:cs="Times New Roman"/>
          <w:sz w:val="24"/>
          <w:szCs w:val="24"/>
        </w:rPr>
        <w:t xml:space="preserve"> mean for each year fell within the distribution of annual PM</w:t>
      </w:r>
      <w:r w:rsidRPr="003D78B0">
        <w:rPr>
          <w:rFonts w:ascii="Times New Roman" w:hAnsi="Times New Roman" w:cs="Times New Roman"/>
          <w:sz w:val="24"/>
          <w:szCs w:val="24"/>
          <w:vertAlign w:val="subscript"/>
        </w:rPr>
        <w:t>2.5</w:t>
      </w:r>
      <w:r w:rsidRPr="003D78B0">
        <w:rPr>
          <w:rFonts w:ascii="Times New Roman" w:hAnsi="Times New Roman" w:cs="Times New Roman"/>
          <w:sz w:val="24"/>
          <w:szCs w:val="24"/>
        </w:rPr>
        <w:t xml:space="preserve"> daily means. Therefore, the value of ~ </w:t>
      </w:r>
      <w:r w:rsidRPr="003D78B0">
        <w:rPr>
          <w:rFonts w:ascii="Times New Roman" w:hAnsi="Times New Roman" w:cs="Times New Roman"/>
          <w:b/>
          <w:sz w:val="24"/>
          <w:szCs w:val="24"/>
        </w:rPr>
        <w:t xml:space="preserve">39 </w:t>
      </w:r>
      <w:r w:rsidRPr="003D78B0">
        <w:rPr>
          <w:rFonts w:ascii="Symbol" w:hAnsi="Symbol" w:cs="Times New Roman"/>
          <w:b/>
          <w:sz w:val="24"/>
          <w:szCs w:val="24"/>
        </w:rPr>
        <w:t></w:t>
      </w:r>
      <w:r w:rsidRPr="003D78B0">
        <w:rPr>
          <w:rFonts w:ascii="Times New Roman" w:hAnsi="Times New Roman" w:cs="Times New Roman"/>
          <w:b/>
          <w:sz w:val="24"/>
          <w:szCs w:val="24"/>
        </w:rPr>
        <w:t>g/m</w:t>
      </w:r>
      <w:r w:rsidRPr="003D78B0">
        <w:rPr>
          <w:rFonts w:ascii="Times New Roman" w:hAnsi="Times New Roman" w:cs="Times New Roman"/>
          <w:b/>
          <w:sz w:val="24"/>
          <w:szCs w:val="24"/>
          <w:vertAlign w:val="superscript"/>
        </w:rPr>
        <w:t>3</w:t>
      </w:r>
      <w:r w:rsidRPr="003D78B0">
        <w:rPr>
          <w:rFonts w:ascii="Times New Roman" w:hAnsi="Times New Roman" w:cs="Times New Roman"/>
          <w:sz w:val="24"/>
          <w:szCs w:val="24"/>
        </w:rPr>
        <w:t xml:space="preserve"> could be tentatively designed as the</w:t>
      </w:r>
      <w:r w:rsidR="005C2353">
        <w:rPr>
          <w:rFonts w:ascii="Times New Roman" w:hAnsi="Times New Roman" w:cs="Times New Roman"/>
          <w:sz w:val="24"/>
          <w:szCs w:val="24"/>
        </w:rPr>
        <w:t xml:space="preserve"> </w:t>
      </w:r>
      <w:r w:rsidR="005C2353" w:rsidRPr="002A54C7">
        <w:rPr>
          <w:rFonts w:ascii="Times New Roman" w:hAnsi="Times New Roman" w:cs="Times New Roman"/>
          <w:b/>
          <w:sz w:val="24"/>
          <w:szCs w:val="24"/>
          <w:u w:val="single"/>
        </w:rPr>
        <w:t>PM</w:t>
      </w:r>
      <w:r w:rsidR="005C2353" w:rsidRPr="002A54C7">
        <w:rPr>
          <w:rFonts w:ascii="Times New Roman" w:hAnsi="Times New Roman" w:cs="Times New Roman"/>
          <w:b/>
          <w:sz w:val="24"/>
          <w:szCs w:val="24"/>
          <w:u w:val="single"/>
          <w:vertAlign w:val="subscript"/>
        </w:rPr>
        <w:t>2.5</w:t>
      </w:r>
      <w:r w:rsidR="005C2353" w:rsidRPr="002A54C7">
        <w:rPr>
          <w:rFonts w:ascii="Times New Roman" w:hAnsi="Times New Roman" w:cs="Times New Roman"/>
          <w:b/>
          <w:sz w:val="24"/>
          <w:szCs w:val="24"/>
          <w:u w:val="single"/>
        </w:rPr>
        <w:t xml:space="preserve"> Air Quality Standard</w:t>
      </w:r>
      <w:r w:rsidRPr="003D78B0">
        <w:rPr>
          <w:rFonts w:ascii="Times New Roman" w:hAnsi="Times New Roman" w:cs="Times New Roman"/>
          <w:sz w:val="24"/>
          <w:szCs w:val="24"/>
        </w:rPr>
        <w:t xml:space="preserve"> for </w:t>
      </w:r>
      <w:r w:rsidRPr="0025659C">
        <w:rPr>
          <w:rFonts w:ascii="Times New Roman" w:hAnsi="Times New Roman" w:cs="Times New Roman"/>
          <w:b/>
          <w:sz w:val="24"/>
          <w:szCs w:val="24"/>
        </w:rPr>
        <w:t>short-term exposure</w:t>
      </w:r>
      <w:r w:rsidR="00966DD3">
        <w:rPr>
          <w:rFonts w:ascii="Times New Roman" w:hAnsi="Times New Roman" w:cs="Times New Roman"/>
          <w:b/>
          <w:sz w:val="24"/>
          <w:szCs w:val="24"/>
        </w:rPr>
        <w:t xml:space="preserve"> (24-h or daily)</w:t>
      </w:r>
      <w:r w:rsidRPr="003D78B0">
        <w:rPr>
          <w:rFonts w:ascii="Times New Roman" w:hAnsi="Times New Roman" w:cs="Times New Roman"/>
          <w:sz w:val="24"/>
          <w:szCs w:val="24"/>
        </w:rPr>
        <w:t xml:space="preserve"> estim</w:t>
      </w:r>
      <w:r w:rsidR="005562C9">
        <w:rPr>
          <w:rFonts w:ascii="Times New Roman" w:hAnsi="Times New Roman" w:cs="Times New Roman"/>
          <w:sz w:val="24"/>
          <w:szCs w:val="24"/>
        </w:rPr>
        <w:t>ated over a 6-year time (Table 2</w:t>
      </w:r>
      <w:r w:rsidRPr="003D78B0">
        <w:rPr>
          <w:rFonts w:ascii="Times New Roman" w:hAnsi="Times New Roman" w:cs="Times New Roman"/>
          <w:sz w:val="24"/>
          <w:szCs w:val="24"/>
        </w:rPr>
        <w:t>).</w:t>
      </w:r>
    </w:p>
    <w:p w14:paraId="5B9EE40E" w14:textId="72519AFF" w:rsidR="003D78B0" w:rsidRDefault="003D78B0" w:rsidP="003D78B0">
      <w:pPr>
        <w:spacing w:after="0"/>
        <w:ind w:firstLine="720"/>
        <w:rPr>
          <w:rFonts w:ascii="Times New Roman" w:hAnsi="Times New Roman" w:cs="Times New Roman"/>
          <w:sz w:val="24"/>
          <w:szCs w:val="24"/>
        </w:rPr>
      </w:pPr>
      <w:r w:rsidRPr="003D78B0">
        <w:rPr>
          <w:rFonts w:ascii="Times New Roman" w:hAnsi="Times New Roman" w:cs="Times New Roman"/>
          <w:sz w:val="24"/>
          <w:szCs w:val="24"/>
        </w:rPr>
        <w:t>Three other interim targets PM</w:t>
      </w:r>
      <w:r w:rsidRPr="003D78B0">
        <w:rPr>
          <w:rFonts w:ascii="Times New Roman" w:hAnsi="Times New Roman" w:cs="Times New Roman"/>
          <w:sz w:val="24"/>
          <w:szCs w:val="24"/>
          <w:vertAlign w:val="subscript"/>
        </w:rPr>
        <w:t>2.5</w:t>
      </w:r>
      <w:r w:rsidRPr="003D78B0">
        <w:rPr>
          <w:rFonts w:ascii="Times New Roman" w:hAnsi="Times New Roman" w:cs="Times New Roman"/>
          <w:sz w:val="24"/>
          <w:szCs w:val="24"/>
        </w:rPr>
        <w:t xml:space="preserve"> for 24-hours concentrations were estimated from different variations of the relative risk according to criter</w:t>
      </w:r>
      <w:r w:rsidR="00FF0795">
        <w:rPr>
          <w:rFonts w:ascii="Times New Roman" w:hAnsi="Times New Roman" w:cs="Times New Roman"/>
          <w:sz w:val="24"/>
          <w:szCs w:val="24"/>
        </w:rPr>
        <w:t>ia suggested by the WHO (Table 2</w:t>
      </w:r>
      <w:r w:rsidRPr="003D78B0">
        <w:rPr>
          <w:rFonts w:ascii="Times New Roman" w:hAnsi="Times New Roman" w:cs="Times New Roman"/>
          <w:sz w:val="24"/>
          <w:szCs w:val="24"/>
        </w:rPr>
        <w:t>).</w:t>
      </w:r>
    </w:p>
    <w:p w14:paraId="3FB41249" w14:textId="66DE4632" w:rsidR="00966DD3" w:rsidRDefault="00966DD3" w:rsidP="003D78B0">
      <w:pPr>
        <w:spacing w:after="0"/>
        <w:ind w:firstLine="720"/>
        <w:rPr>
          <w:rFonts w:ascii="Times New Roman" w:hAnsi="Times New Roman" w:cs="Times New Roman"/>
          <w:sz w:val="24"/>
          <w:szCs w:val="24"/>
        </w:rPr>
      </w:pPr>
    </w:p>
    <w:p w14:paraId="769354A2" w14:textId="7E955B74" w:rsidR="00966DD3" w:rsidRDefault="00966DD3" w:rsidP="00966DD3">
      <w:pPr>
        <w:pStyle w:val="Heading3"/>
        <w:numPr>
          <w:ilvl w:val="1"/>
          <w:numId w:val="7"/>
        </w:numPr>
        <w:rPr>
          <w:rFonts w:ascii="Times New Roman" w:hAnsi="Times New Roman" w:cs="Times New Roman"/>
          <w:b/>
          <w:sz w:val="28"/>
          <w:szCs w:val="28"/>
        </w:rPr>
      </w:pPr>
      <w:r>
        <w:rPr>
          <w:rFonts w:ascii="Times New Roman" w:hAnsi="Times New Roman" w:cs="Times New Roman"/>
          <w:b/>
          <w:sz w:val="28"/>
          <w:szCs w:val="28"/>
        </w:rPr>
        <w:t xml:space="preserve">Final remarks and </w:t>
      </w:r>
      <w:r w:rsidRPr="00A8413C">
        <w:rPr>
          <w:rFonts w:ascii="Times New Roman" w:hAnsi="Times New Roman" w:cs="Times New Roman"/>
          <w:b/>
          <w:sz w:val="28"/>
          <w:szCs w:val="28"/>
          <w:u w:val="single"/>
        </w:rPr>
        <w:t>suggestions</w:t>
      </w:r>
      <w:r>
        <w:rPr>
          <w:rFonts w:ascii="Times New Roman" w:hAnsi="Times New Roman" w:cs="Times New Roman"/>
          <w:b/>
          <w:sz w:val="28"/>
          <w:szCs w:val="28"/>
        </w:rPr>
        <w:t xml:space="preserve"> about the PM</w:t>
      </w:r>
      <w:r w:rsidRPr="00966DD3">
        <w:rPr>
          <w:rFonts w:ascii="Times New Roman" w:hAnsi="Times New Roman" w:cs="Times New Roman"/>
          <w:b/>
          <w:sz w:val="28"/>
          <w:szCs w:val="28"/>
          <w:vertAlign w:val="subscript"/>
        </w:rPr>
        <w:t>2.5</w:t>
      </w:r>
      <w:r>
        <w:rPr>
          <w:rFonts w:ascii="Times New Roman" w:hAnsi="Times New Roman" w:cs="Times New Roman"/>
          <w:b/>
          <w:sz w:val="28"/>
          <w:szCs w:val="28"/>
        </w:rPr>
        <w:t xml:space="preserve"> standards</w:t>
      </w:r>
    </w:p>
    <w:p w14:paraId="0FBB7462" w14:textId="5BBED0EC" w:rsidR="00966DD3" w:rsidRPr="003D78B0" w:rsidRDefault="00966DD3" w:rsidP="00966DD3">
      <w:pPr>
        <w:spacing w:after="0"/>
        <w:rPr>
          <w:rFonts w:ascii="Times New Roman" w:hAnsi="Times New Roman" w:cs="Times New Roman"/>
          <w:sz w:val="24"/>
          <w:szCs w:val="24"/>
        </w:rPr>
      </w:pPr>
    </w:p>
    <w:p w14:paraId="5E5F8A1E" w14:textId="309BE59E" w:rsidR="003D78B0" w:rsidRDefault="003D78B0" w:rsidP="00A8413C">
      <w:pPr>
        <w:spacing w:after="0"/>
        <w:ind w:firstLine="720"/>
        <w:rPr>
          <w:rFonts w:ascii="Times New Roman" w:hAnsi="Times New Roman" w:cs="Times New Roman"/>
          <w:sz w:val="24"/>
          <w:szCs w:val="24"/>
        </w:rPr>
      </w:pPr>
      <w:r w:rsidRPr="003D78B0">
        <w:rPr>
          <w:rFonts w:ascii="Times New Roman" w:hAnsi="Times New Roman" w:cs="Times New Roman"/>
          <w:sz w:val="24"/>
          <w:szCs w:val="24"/>
        </w:rPr>
        <w:t>The above long-term and short-term PM</w:t>
      </w:r>
      <w:r w:rsidRPr="003D78B0">
        <w:rPr>
          <w:rFonts w:ascii="Times New Roman" w:hAnsi="Times New Roman" w:cs="Times New Roman"/>
          <w:sz w:val="24"/>
          <w:szCs w:val="24"/>
          <w:vertAlign w:val="subscript"/>
        </w:rPr>
        <w:t>2.5</w:t>
      </w:r>
      <w:r w:rsidRPr="003D78B0">
        <w:rPr>
          <w:rFonts w:ascii="Times New Roman" w:hAnsi="Times New Roman" w:cs="Times New Roman"/>
          <w:sz w:val="24"/>
          <w:szCs w:val="24"/>
        </w:rPr>
        <w:t xml:space="preserve"> limit values suggested for the UAE were compared with the ones in force in Europe, USA and adopted by the WHO (Table 4). The comparison showed that the suggested PM</w:t>
      </w:r>
      <w:r w:rsidRPr="003D78B0">
        <w:rPr>
          <w:rFonts w:ascii="Times New Roman" w:hAnsi="Times New Roman" w:cs="Times New Roman"/>
          <w:sz w:val="24"/>
          <w:szCs w:val="24"/>
          <w:vertAlign w:val="subscript"/>
        </w:rPr>
        <w:t>2.5</w:t>
      </w:r>
      <w:r w:rsidRPr="003D78B0">
        <w:rPr>
          <w:rFonts w:ascii="Times New Roman" w:hAnsi="Times New Roman" w:cs="Times New Roman"/>
          <w:sz w:val="24"/>
          <w:szCs w:val="24"/>
        </w:rPr>
        <w:t xml:space="preserve"> limit values for the UAE are in line with the one adopted in other Countries where effective and efficient measures have been </w:t>
      </w:r>
      <w:r w:rsidR="00A8413C">
        <w:rPr>
          <w:rFonts w:ascii="Times New Roman" w:hAnsi="Times New Roman" w:cs="Times New Roman"/>
          <w:sz w:val="24"/>
          <w:szCs w:val="24"/>
        </w:rPr>
        <w:t>take to mitigate air pollution.</w:t>
      </w:r>
    </w:p>
    <w:p w14:paraId="67C4ACFF" w14:textId="77777777" w:rsidR="00A8413C" w:rsidRDefault="00A8413C" w:rsidP="00A8413C">
      <w:pPr>
        <w:spacing w:after="0"/>
        <w:ind w:firstLine="720"/>
        <w:rPr>
          <w:rFonts w:ascii="Times New Roman" w:hAnsi="Times New Roman" w:cs="Times New Roman"/>
          <w:sz w:val="24"/>
          <w:szCs w:val="24"/>
        </w:rPr>
      </w:pPr>
    </w:p>
    <w:p w14:paraId="4109185A" w14:textId="1F77519F" w:rsidR="00780B09" w:rsidRDefault="00A8413C" w:rsidP="00780B09">
      <w:pPr>
        <w:spacing w:after="0"/>
        <w:ind w:firstLine="720"/>
        <w:rPr>
          <w:rFonts w:ascii="Times New Roman" w:hAnsi="Times New Roman" w:cs="Times New Roman"/>
          <w:sz w:val="24"/>
          <w:szCs w:val="24"/>
        </w:rPr>
      </w:pPr>
      <w:r>
        <w:rPr>
          <w:rFonts w:ascii="Times New Roman" w:hAnsi="Times New Roman" w:cs="Times New Roman"/>
          <w:sz w:val="24"/>
          <w:szCs w:val="24"/>
        </w:rPr>
        <w:t>It is extremely important to draw a delimitation line between the estimated PM</w:t>
      </w:r>
      <w:r w:rsidRPr="00A8413C">
        <w:rPr>
          <w:rFonts w:ascii="Times New Roman" w:hAnsi="Times New Roman" w:cs="Times New Roman"/>
          <w:sz w:val="24"/>
          <w:szCs w:val="24"/>
          <w:vertAlign w:val="subscript"/>
        </w:rPr>
        <w:t>2.5</w:t>
      </w:r>
      <w:r>
        <w:rPr>
          <w:rFonts w:ascii="Times New Roman" w:hAnsi="Times New Roman" w:cs="Times New Roman"/>
          <w:sz w:val="24"/>
          <w:szCs w:val="24"/>
        </w:rPr>
        <w:t xml:space="preserve"> standards values calculated ac</w:t>
      </w:r>
      <w:r w:rsidR="008216D1">
        <w:rPr>
          <w:rFonts w:ascii="Times New Roman" w:hAnsi="Times New Roman" w:cs="Times New Roman"/>
          <w:sz w:val="24"/>
          <w:szCs w:val="24"/>
        </w:rPr>
        <w:t>cording a statistical method</w:t>
      </w:r>
      <w:r>
        <w:rPr>
          <w:rFonts w:ascii="Times New Roman" w:hAnsi="Times New Roman" w:cs="Times New Roman"/>
          <w:sz w:val="24"/>
          <w:szCs w:val="24"/>
        </w:rPr>
        <w:t xml:space="preserve"> </w:t>
      </w:r>
      <w:r w:rsidR="008216D1">
        <w:rPr>
          <w:rFonts w:ascii="Times New Roman" w:hAnsi="Times New Roman" w:cs="Times New Roman"/>
          <w:sz w:val="24"/>
          <w:szCs w:val="24"/>
        </w:rPr>
        <w:t>(</w:t>
      </w:r>
      <w:r>
        <w:rPr>
          <w:rFonts w:ascii="Times New Roman" w:hAnsi="Times New Roman" w:cs="Times New Roman"/>
          <w:sz w:val="24"/>
          <w:szCs w:val="24"/>
        </w:rPr>
        <w:t xml:space="preserve">following </w:t>
      </w:r>
      <w:r w:rsidR="008216D1">
        <w:rPr>
          <w:rFonts w:ascii="Times New Roman" w:hAnsi="Times New Roman" w:cs="Times New Roman"/>
          <w:sz w:val="24"/>
          <w:szCs w:val="24"/>
        </w:rPr>
        <w:t>the WHO guidelines), and</w:t>
      </w:r>
      <w:r>
        <w:rPr>
          <w:rFonts w:ascii="Times New Roman" w:hAnsi="Times New Roman" w:cs="Times New Roman"/>
          <w:sz w:val="24"/>
          <w:szCs w:val="24"/>
        </w:rPr>
        <w:t xml:space="preserve"> </w:t>
      </w:r>
      <w:r w:rsidRPr="002C00D3">
        <w:rPr>
          <w:rFonts w:ascii="Times New Roman" w:hAnsi="Times New Roman" w:cs="Times New Roman"/>
          <w:b/>
          <w:sz w:val="24"/>
          <w:szCs w:val="24"/>
        </w:rPr>
        <w:t>the real PM</w:t>
      </w:r>
      <w:r w:rsidRPr="002C00D3">
        <w:rPr>
          <w:rFonts w:ascii="Times New Roman" w:hAnsi="Times New Roman" w:cs="Times New Roman"/>
          <w:b/>
          <w:sz w:val="24"/>
          <w:szCs w:val="24"/>
          <w:vertAlign w:val="subscript"/>
        </w:rPr>
        <w:t>2.5</w:t>
      </w:r>
      <w:r w:rsidRPr="002C00D3">
        <w:rPr>
          <w:rFonts w:ascii="Times New Roman" w:hAnsi="Times New Roman" w:cs="Times New Roman"/>
          <w:b/>
          <w:sz w:val="24"/>
          <w:szCs w:val="24"/>
        </w:rPr>
        <w:t xml:space="preserve"> values</w:t>
      </w:r>
      <w:r w:rsidR="00C715DF">
        <w:rPr>
          <w:rFonts w:ascii="Times New Roman" w:hAnsi="Times New Roman" w:cs="Times New Roman"/>
          <w:sz w:val="24"/>
          <w:szCs w:val="24"/>
        </w:rPr>
        <w:t xml:space="preserve"> that</w:t>
      </w:r>
      <w:r>
        <w:rPr>
          <w:rFonts w:ascii="Times New Roman" w:hAnsi="Times New Roman" w:cs="Times New Roman"/>
          <w:sz w:val="24"/>
          <w:szCs w:val="24"/>
        </w:rPr>
        <w:t xml:space="preserve"> can</w:t>
      </w:r>
      <w:r w:rsidR="00C715DF">
        <w:rPr>
          <w:rFonts w:ascii="Times New Roman" w:hAnsi="Times New Roman" w:cs="Times New Roman"/>
          <w:sz w:val="24"/>
          <w:szCs w:val="24"/>
        </w:rPr>
        <w:t xml:space="preserve"> be</w:t>
      </w:r>
      <w:r>
        <w:rPr>
          <w:rFonts w:ascii="Times New Roman" w:hAnsi="Times New Roman" w:cs="Times New Roman"/>
          <w:sz w:val="24"/>
          <w:szCs w:val="24"/>
        </w:rPr>
        <w:t xml:space="preserve"> practically reach</w:t>
      </w:r>
      <w:r w:rsidR="00C715DF">
        <w:rPr>
          <w:rFonts w:ascii="Times New Roman" w:hAnsi="Times New Roman" w:cs="Times New Roman"/>
          <w:sz w:val="24"/>
          <w:szCs w:val="24"/>
        </w:rPr>
        <w:t>ed</w:t>
      </w:r>
      <w:r>
        <w:rPr>
          <w:rFonts w:ascii="Times New Roman" w:hAnsi="Times New Roman" w:cs="Times New Roman"/>
          <w:sz w:val="24"/>
          <w:szCs w:val="24"/>
        </w:rPr>
        <w:t xml:space="preserve"> in the UAE. Table 3 reports the PM</w:t>
      </w:r>
      <w:r w:rsidRPr="002172FE">
        <w:rPr>
          <w:rFonts w:ascii="Times New Roman" w:hAnsi="Times New Roman" w:cs="Times New Roman"/>
          <w:sz w:val="24"/>
          <w:szCs w:val="24"/>
          <w:vertAlign w:val="subscript"/>
        </w:rPr>
        <w:t>2.5</w:t>
      </w:r>
      <w:r>
        <w:rPr>
          <w:rFonts w:ascii="Times New Roman" w:hAnsi="Times New Roman" w:cs="Times New Roman"/>
          <w:sz w:val="24"/>
          <w:szCs w:val="24"/>
        </w:rPr>
        <w:t xml:space="preserve"> annual concentrations estimated for the UAE from 2011 to 2016. As we can see, PM</w:t>
      </w:r>
      <w:r w:rsidRPr="002172FE">
        <w:rPr>
          <w:rFonts w:ascii="Times New Roman" w:hAnsi="Times New Roman" w:cs="Times New Roman"/>
          <w:sz w:val="24"/>
          <w:szCs w:val="24"/>
          <w:vertAlign w:val="subscript"/>
        </w:rPr>
        <w:t>2.5</w:t>
      </w:r>
      <w:r>
        <w:rPr>
          <w:rFonts w:ascii="Times New Roman" w:hAnsi="Times New Roman" w:cs="Times New Roman"/>
          <w:sz w:val="24"/>
          <w:szCs w:val="24"/>
        </w:rPr>
        <w:t xml:space="preserve"> annual values are much higher than the proposed PM</w:t>
      </w:r>
      <w:r w:rsidRPr="002172FE">
        <w:rPr>
          <w:rFonts w:ascii="Times New Roman" w:hAnsi="Times New Roman" w:cs="Times New Roman"/>
          <w:sz w:val="24"/>
          <w:szCs w:val="24"/>
          <w:vertAlign w:val="subscript"/>
        </w:rPr>
        <w:t>2.5</w:t>
      </w:r>
      <w:r>
        <w:rPr>
          <w:rFonts w:ascii="Times New Roman" w:hAnsi="Times New Roman" w:cs="Times New Roman"/>
          <w:sz w:val="24"/>
          <w:szCs w:val="24"/>
        </w:rPr>
        <w:t xml:space="preserve"> standard of </w:t>
      </w:r>
      <w:r w:rsidRPr="002172FE">
        <w:rPr>
          <w:rFonts w:ascii="Times New Roman" w:hAnsi="Times New Roman" w:cs="Times New Roman"/>
          <w:sz w:val="24"/>
          <w:szCs w:val="24"/>
        </w:rPr>
        <w:t xml:space="preserve">~ 20 </w:t>
      </w:r>
      <w:r w:rsidRPr="002172FE">
        <w:rPr>
          <w:rFonts w:ascii="Symbol" w:hAnsi="Symbol" w:cs="Times New Roman"/>
          <w:sz w:val="24"/>
          <w:szCs w:val="24"/>
        </w:rPr>
        <w:t></w:t>
      </w:r>
      <w:r w:rsidRPr="002172FE">
        <w:rPr>
          <w:rFonts w:ascii="Times New Roman" w:hAnsi="Times New Roman" w:cs="Times New Roman"/>
          <w:sz w:val="24"/>
          <w:szCs w:val="24"/>
        </w:rPr>
        <w:t>g/m</w:t>
      </w:r>
      <w:r w:rsidRPr="002172FE">
        <w:rPr>
          <w:rFonts w:ascii="Times New Roman" w:hAnsi="Times New Roman" w:cs="Times New Roman"/>
          <w:sz w:val="24"/>
          <w:szCs w:val="24"/>
          <w:vertAlign w:val="superscript"/>
        </w:rPr>
        <w:t>3</w:t>
      </w:r>
      <w:r>
        <w:rPr>
          <w:rFonts w:ascii="Times New Roman" w:hAnsi="Times New Roman" w:cs="Times New Roman"/>
          <w:sz w:val="24"/>
          <w:szCs w:val="24"/>
        </w:rPr>
        <w:t>. In addition, as mentioned above, it is likely that a recurrent background annual PM</w:t>
      </w:r>
      <w:r w:rsidRPr="003F1B67">
        <w:rPr>
          <w:rFonts w:ascii="Times New Roman" w:hAnsi="Times New Roman" w:cs="Times New Roman"/>
          <w:sz w:val="24"/>
          <w:szCs w:val="24"/>
          <w:vertAlign w:val="subscript"/>
        </w:rPr>
        <w:t>2.5</w:t>
      </w:r>
      <w:r>
        <w:rPr>
          <w:rFonts w:ascii="Times New Roman" w:hAnsi="Times New Roman" w:cs="Times New Roman"/>
          <w:sz w:val="24"/>
          <w:szCs w:val="24"/>
        </w:rPr>
        <w:t xml:space="preserve"> concentration of ~ 31</w:t>
      </w:r>
      <w:r w:rsidRPr="002172FE">
        <w:rPr>
          <w:rFonts w:ascii="Times New Roman" w:hAnsi="Times New Roman" w:cs="Times New Roman"/>
          <w:sz w:val="24"/>
          <w:szCs w:val="24"/>
        </w:rPr>
        <w:t xml:space="preserve"> </w:t>
      </w:r>
      <w:r w:rsidRPr="002172FE">
        <w:rPr>
          <w:rFonts w:ascii="Symbol" w:hAnsi="Symbol" w:cs="Times New Roman"/>
          <w:sz w:val="24"/>
          <w:szCs w:val="24"/>
        </w:rPr>
        <w:t></w:t>
      </w:r>
      <w:r w:rsidRPr="002172FE">
        <w:rPr>
          <w:rFonts w:ascii="Times New Roman" w:hAnsi="Times New Roman" w:cs="Times New Roman"/>
          <w:sz w:val="24"/>
          <w:szCs w:val="24"/>
        </w:rPr>
        <w:t>g/m</w:t>
      </w:r>
      <w:r w:rsidRPr="002172FE">
        <w:rPr>
          <w:rFonts w:ascii="Times New Roman" w:hAnsi="Times New Roman" w:cs="Times New Roman"/>
          <w:sz w:val="24"/>
          <w:szCs w:val="24"/>
          <w:vertAlign w:val="superscript"/>
        </w:rPr>
        <w:t>3</w:t>
      </w:r>
      <w:r>
        <w:rPr>
          <w:rFonts w:ascii="Times New Roman" w:hAnsi="Times New Roman" w:cs="Times New Roman"/>
          <w:sz w:val="24"/>
          <w:szCs w:val="24"/>
        </w:rPr>
        <w:t xml:space="preserve"> is always present in the UAE. This most likely originates from natural sources (dust/sand). </w:t>
      </w:r>
      <w:r w:rsidR="00780B09">
        <w:rPr>
          <w:rFonts w:ascii="Times New Roman" w:hAnsi="Times New Roman" w:cs="Times New Roman"/>
          <w:sz w:val="24"/>
          <w:szCs w:val="24"/>
        </w:rPr>
        <w:t xml:space="preserve"> Therefore,</w:t>
      </w:r>
      <w:r w:rsidR="00AE265B">
        <w:rPr>
          <w:rFonts w:ascii="Times New Roman" w:hAnsi="Times New Roman" w:cs="Times New Roman"/>
          <w:sz w:val="24"/>
          <w:szCs w:val="24"/>
        </w:rPr>
        <w:t xml:space="preserve"> a possible adoption of</w:t>
      </w:r>
      <w:r w:rsidR="00780B09">
        <w:rPr>
          <w:rFonts w:ascii="Times New Roman" w:hAnsi="Times New Roman" w:cs="Times New Roman"/>
          <w:sz w:val="24"/>
          <w:szCs w:val="24"/>
        </w:rPr>
        <w:t xml:space="preserve"> interim </w:t>
      </w:r>
      <w:r w:rsidR="008216D1">
        <w:rPr>
          <w:rFonts w:ascii="Times New Roman" w:hAnsi="Times New Roman" w:cs="Times New Roman"/>
          <w:sz w:val="24"/>
          <w:szCs w:val="24"/>
        </w:rPr>
        <w:t>targets</w:t>
      </w:r>
      <w:r w:rsidR="00780B09">
        <w:rPr>
          <w:rFonts w:ascii="Times New Roman" w:hAnsi="Times New Roman" w:cs="Times New Roman"/>
          <w:sz w:val="24"/>
          <w:szCs w:val="24"/>
        </w:rPr>
        <w:t xml:space="preserve"> </w:t>
      </w:r>
      <w:r w:rsidR="008216D1">
        <w:rPr>
          <w:rFonts w:ascii="Times New Roman" w:hAnsi="Times New Roman" w:cs="Times New Roman"/>
          <w:sz w:val="24"/>
          <w:szCs w:val="24"/>
        </w:rPr>
        <w:t xml:space="preserve">play a fundamental role </w:t>
      </w:r>
      <w:r w:rsidR="00780B09">
        <w:rPr>
          <w:rFonts w:ascii="Times New Roman" w:hAnsi="Times New Roman" w:cs="Times New Roman"/>
          <w:sz w:val="24"/>
          <w:szCs w:val="24"/>
        </w:rPr>
        <w:t>in preparation to the reachability of the lowest PM</w:t>
      </w:r>
      <w:r w:rsidR="00780B09" w:rsidRPr="00780B09">
        <w:rPr>
          <w:rFonts w:ascii="Times New Roman" w:hAnsi="Times New Roman" w:cs="Times New Roman"/>
          <w:sz w:val="24"/>
          <w:szCs w:val="24"/>
          <w:vertAlign w:val="subscript"/>
        </w:rPr>
        <w:t>2.5</w:t>
      </w:r>
      <w:r w:rsidR="00780B09">
        <w:rPr>
          <w:rFonts w:ascii="Times New Roman" w:hAnsi="Times New Roman" w:cs="Times New Roman"/>
          <w:sz w:val="24"/>
          <w:szCs w:val="24"/>
        </w:rPr>
        <w:t xml:space="preserve"> limit value.   </w:t>
      </w:r>
    </w:p>
    <w:p w14:paraId="3BADCD05" w14:textId="24C3991A" w:rsidR="00A8413C" w:rsidRPr="00780B09" w:rsidRDefault="00780B09" w:rsidP="00780B09">
      <w:pPr>
        <w:spacing w:after="0"/>
        <w:ind w:firstLine="720"/>
        <w:rPr>
          <w:rFonts w:ascii="Times New Roman" w:hAnsi="Times New Roman" w:cs="Times New Roman"/>
          <w:sz w:val="24"/>
          <w:szCs w:val="24"/>
        </w:rPr>
        <w:sectPr w:rsidR="00A8413C" w:rsidRPr="00780B09" w:rsidSect="003D78B0">
          <w:pgSz w:w="12240" w:h="15840"/>
          <w:pgMar w:top="1440" w:right="1166" w:bottom="1440" w:left="1166" w:header="720" w:footer="720" w:gutter="0"/>
          <w:cols w:space="720"/>
          <w:docGrid w:linePitch="360"/>
        </w:sectPr>
      </w:pPr>
      <w:r>
        <w:rPr>
          <w:rFonts w:ascii="Times New Roman" w:hAnsi="Times New Roman" w:cs="Times New Roman"/>
          <w:sz w:val="24"/>
          <w:szCs w:val="24"/>
        </w:rPr>
        <w:t>If structural actions are taken to mitigate natural source effects of PM</w:t>
      </w:r>
      <w:r w:rsidRPr="00780B09">
        <w:rPr>
          <w:rFonts w:ascii="Times New Roman" w:hAnsi="Times New Roman" w:cs="Times New Roman"/>
          <w:sz w:val="24"/>
          <w:szCs w:val="24"/>
          <w:vertAlign w:val="subscript"/>
        </w:rPr>
        <w:t>2.5</w:t>
      </w:r>
      <w:r>
        <w:rPr>
          <w:rFonts w:ascii="Times New Roman" w:hAnsi="Times New Roman" w:cs="Times New Roman"/>
          <w:sz w:val="24"/>
          <w:szCs w:val="24"/>
        </w:rPr>
        <w:t xml:space="preserve"> as well anthropogenic source responsible for PM</w:t>
      </w:r>
      <w:r w:rsidRPr="00780B09">
        <w:rPr>
          <w:rFonts w:ascii="Times New Roman" w:hAnsi="Times New Roman" w:cs="Times New Roman"/>
          <w:sz w:val="24"/>
          <w:szCs w:val="24"/>
          <w:vertAlign w:val="subscript"/>
        </w:rPr>
        <w:t>2.5</w:t>
      </w:r>
      <w:r>
        <w:rPr>
          <w:rFonts w:ascii="Times New Roman" w:hAnsi="Times New Roman" w:cs="Times New Roman"/>
          <w:sz w:val="24"/>
          <w:szCs w:val="24"/>
        </w:rPr>
        <w:t>, then the PM</w:t>
      </w:r>
      <w:r w:rsidRPr="00780B09">
        <w:rPr>
          <w:rFonts w:ascii="Times New Roman" w:hAnsi="Times New Roman" w:cs="Times New Roman"/>
          <w:sz w:val="24"/>
          <w:szCs w:val="24"/>
          <w:vertAlign w:val="subscript"/>
        </w:rPr>
        <w:t>2.5</w:t>
      </w:r>
      <w:r>
        <w:rPr>
          <w:rFonts w:ascii="Times New Roman" w:hAnsi="Times New Roman" w:cs="Times New Roman"/>
          <w:sz w:val="24"/>
          <w:szCs w:val="24"/>
        </w:rPr>
        <w:t xml:space="preserve"> standards can be</w:t>
      </w:r>
      <w:r w:rsidR="008216D1">
        <w:rPr>
          <w:rFonts w:ascii="Times New Roman" w:hAnsi="Times New Roman" w:cs="Times New Roman"/>
          <w:sz w:val="24"/>
          <w:szCs w:val="24"/>
        </w:rPr>
        <w:t xml:space="preserve"> always</w:t>
      </w:r>
      <w:r>
        <w:rPr>
          <w:rFonts w:ascii="Times New Roman" w:hAnsi="Times New Roman" w:cs="Times New Roman"/>
          <w:sz w:val="24"/>
          <w:szCs w:val="24"/>
        </w:rPr>
        <w:t xml:space="preserve"> revise</w:t>
      </w:r>
      <w:r w:rsidR="008216D1">
        <w:rPr>
          <w:rFonts w:ascii="Times New Roman" w:hAnsi="Times New Roman" w:cs="Times New Roman"/>
          <w:sz w:val="24"/>
          <w:szCs w:val="24"/>
        </w:rPr>
        <w:t>d</w:t>
      </w:r>
      <w:r>
        <w:rPr>
          <w:rFonts w:ascii="Times New Roman" w:hAnsi="Times New Roman" w:cs="Times New Roman"/>
          <w:sz w:val="24"/>
          <w:szCs w:val="24"/>
        </w:rPr>
        <w:t xml:space="preserve"> in the future.       </w:t>
      </w:r>
    </w:p>
    <w:p w14:paraId="673C2127" w14:textId="1B781309" w:rsidR="003D78B0" w:rsidRDefault="003D78B0" w:rsidP="003D78B0">
      <w:pPr>
        <w:spacing w:after="0"/>
        <w:rPr>
          <w:rFonts w:ascii="Times New Roman" w:hAnsi="Times New Roman" w:cs="Times New Roman"/>
        </w:rPr>
      </w:pPr>
    </w:p>
    <w:p w14:paraId="687EF5FE" w14:textId="4C28DC0C" w:rsidR="00365A74" w:rsidRDefault="00365A74" w:rsidP="003D78B0">
      <w:pPr>
        <w:spacing w:after="0"/>
        <w:rPr>
          <w:rFonts w:ascii="Times New Roman" w:hAnsi="Times New Roman" w:cs="Times New Roman"/>
        </w:rPr>
      </w:pPr>
    </w:p>
    <w:p w14:paraId="568EA65A" w14:textId="440BFBC7" w:rsidR="00365A74" w:rsidRDefault="00365A74" w:rsidP="003D78B0">
      <w:pPr>
        <w:spacing w:after="0"/>
        <w:rPr>
          <w:rFonts w:ascii="Times New Roman" w:hAnsi="Times New Roman" w:cs="Times New Roman"/>
        </w:rPr>
      </w:pPr>
    </w:p>
    <w:p w14:paraId="1AC6CAA6" w14:textId="4B20693E" w:rsidR="00365A74" w:rsidRDefault="00365A74" w:rsidP="003D78B0">
      <w:pPr>
        <w:spacing w:after="0"/>
        <w:rPr>
          <w:rFonts w:ascii="Times New Roman" w:hAnsi="Times New Roman" w:cs="Times New Roman"/>
        </w:rPr>
      </w:pPr>
    </w:p>
    <w:p w14:paraId="357258E0" w14:textId="77777777" w:rsidR="00365A74" w:rsidRPr="00DF7048" w:rsidRDefault="00365A74" w:rsidP="003D78B0">
      <w:pPr>
        <w:spacing w:after="0"/>
        <w:rPr>
          <w:rFonts w:ascii="Times New Roman" w:hAnsi="Times New Roman" w:cs="Times New Roman"/>
        </w:rPr>
      </w:pPr>
    </w:p>
    <w:tbl>
      <w:tblPr>
        <w:tblStyle w:val="TableGrid"/>
        <w:tblW w:w="12235" w:type="dxa"/>
        <w:jc w:val="center"/>
        <w:tblLook w:val="04A0" w:firstRow="1" w:lastRow="0" w:firstColumn="1" w:lastColumn="0" w:noHBand="0" w:noVBand="1"/>
      </w:tblPr>
      <w:tblGrid>
        <w:gridCol w:w="2335"/>
        <w:gridCol w:w="1980"/>
        <w:gridCol w:w="5225"/>
        <w:gridCol w:w="2695"/>
      </w:tblGrid>
      <w:tr w:rsidR="008E39EE" w:rsidRPr="00DF7048" w14:paraId="34CBEA20" w14:textId="05188354" w:rsidTr="00A7449E">
        <w:trPr>
          <w:jc w:val="center"/>
        </w:trPr>
        <w:tc>
          <w:tcPr>
            <w:tcW w:w="2335" w:type="dxa"/>
            <w:vMerge w:val="restart"/>
            <w:vAlign w:val="center"/>
          </w:tcPr>
          <w:p w14:paraId="08D0C44A" w14:textId="77777777" w:rsidR="008E39EE" w:rsidRPr="00DF7048" w:rsidRDefault="008E39EE" w:rsidP="00381075">
            <w:pPr>
              <w:jc w:val="center"/>
              <w:rPr>
                <w:rFonts w:ascii="Arial" w:hAnsi="Arial" w:cs="Arial"/>
                <w:i/>
                <w:sz w:val="18"/>
                <w:szCs w:val="18"/>
                <w:shd w:val="clear" w:color="auto" w:fill="FFFFFF"/>
              </w:rPr>
            </w:pPr>
          </w:p>
        </w:tc>
        <w:tc>
          <w:tcPr>
            <w:tcW w:w="9900" w:type="dxa"/>
            <w:gridSpan w:val="3"/>
            <w:vAlign w:val="center"/>
          </w:tcPr>
          <w:p w14:paraId="0585BFA8" w14:textId="77777777" w:rsidR="008E39EE" w:rsidRPr="00DF7048" w:rsidRDefault="008E39EE" w:rsidP="00381075">
            <w:pPr>
              <w:jc w:val="center"/>
              <w:rPr>
                <w:rFonts w:ascii="Arial" w:hAnsi="Arial" w:cs="Arial"/>
                <w:b/>
                <w:sz w:val="20"/>
                <w:szCs w:val="20"/>
                <w:shd w:val="clear" w:color="auto" w:fill="FFFFFF"/>
              </w:rPr>
            </w:pPr>
          </w:p>
          <w:p w14:paraId="7716412E" w14:textId="77777777" w:rsidR="008E39EE" w:rsidRPr="00DF7048" w:rsidRDefault="008E39EE" w:rsidP="00381075">
            <w:pPr>
              <w:jc w:val="center"/>
              <w:rPr>
                <w:rFonts w:ascii="Arial" w:hAnsi="Arial" w:cs="Arial"/>
                <w:b/>
                <w:sz w:val="20"/>
                <w:szCs w:val="20"/>
                <w:shd w:val="clear" w:color="auto" w:fill="FFFFFF"/>
              </w:rPr>
            </w:pPr>
            <w:r w:rsidRPr="00DF7048">
              <w:rPr>
                <w:rFonts w:ascii="Arial" w:hAnsi="Arial" w:cs="Arial"/>
                <w:b/>
                <w:sz w:val="20"/>
                <w:szCs w:val="20"/>
                <w:shd w:val="clear" w:color="auto" w:fill="FFFFFF"/>
              </w:rPr>
              <w:t>Long-term</w:t>
            </w:r>
            <w:r w:rsidRPr="00DF7048">
              <w:rPr>
                <w:rFonts w:ascii="Arial" w:hAnsi="Arial" w:cs="Arial"/>
                <w:sz w:val="20"/>
                <w:szCs w:val="20"/>
                <w:shd w:val="clear" w:color="auto" w:fill="FFFFFF"/>
              </w:rPr>
              <w:t xml:space="preserve"> (annual)</w:t>
            </w:r>
          </w:p>
          <w:p w14:paraId="236BCAF6" w14:textId="5E7EE9E8" w:rsidR="008E39EE" w:rsidRPr="00DF7048" w:rsidRDefault="008E39EE" w:rsidP="00381075">
            <w:pPr>
              <w:jc w:val="center"/>
              <w:rPr>
                <w:rFonts w:ascii="Arial" w:hAnsi="Arial" w:cs="Arial"/>
                <w:b/>
                <w:sz w:val="20"/>
                <w:szCs w:val="20"/>
                <w:shd w:val="clear" w:color="auto" w:fill="FFFFFF"/>
              </w:rPr>
            </w:pPr>
          </w:p>
        </w:tc>
      </w:tr>
      <w:tr w:rsidR="00365A74" w:rsidRPr="00DF7048" w14:paraId="00F05FBC" w14:textId="0AF49906" w:rsidTr="00A7449E">
        <w:trPr>
          <w:jc w:val="center"/>
        </w:trPr>
        <w:tc>
          <w:tcPr>
            <w:tcW w:w="2335" w:type="dxa"/>
            <w:vMerge/>
            <w:vAlign w:val="center"/>
          </w:tcPr>
          <w:p w14:paraId="0DE1AB4A" w14:textId="77777777" w:rsidR="00365A74" w:rsidRPr="00DF7048" w:rsidRDefault="00365A74" w:rsidP="00381075">
            <w:pPr>
              <w:jc w:val="center"/>
              <w:rPr>
                <w:rFonts w:ascii="Arial" w:hAnsi="Arial" w:cs="Arial"/>
                <w:b/>
                <w:sz w:val="18"/>
                <w:szCs w:val="18"/>
                <w:shd w:val="clear" w:color="auto" w:fill="FFFFFF"/>
              </w:rPr>
            </w:pPr>
          </w:p>
        </w:tc>
        <w:tc>
          <w:tcPr>
            <w:tcW w:w="1980" w:type="dxa"/>
            <w:vAlign w:val="center"/>
          </w:tcPr>
          <w:p w14:paraId="799BDC13" w14:textId="77777777" w:rsidR="00365A74" w:rsidRPr="00DF7048" w:rsidRDefault="00365A74" w:rsidP="009279C3">
            <w:pPr>
              <w:jc w:val="center"/>
              <w:rPr>
                <w:rFonts w:ascii="Arial" w:hAnsi="Arial" w:cs="Arial"/>
                <w:b/>
                <w:sz w:val="18"/>
                <w:szCs w:val="18"/>
                <w:shd w:val="clear" w:color="auto" w:fill="FFFFFF"/>
              </w:rPr>
            </w:pPr>
            <w:r w:rsidRPr="00DF7048">
              <w:rPr>
                <w:rFonts w:ascii="Arial" w:hAnsi="Arial" w:cs="Arial"/>
                <w:b/>
                <w:sz w:val="18"/>
                <w:szCs w:val="18"/>
                <w:shd w:val="clear" w:color="auto" w:fill="FFFFFF"/>
              </w:rPr>
              <w:t>PM</w:t>
            </w:r>
            <w:r w:rsidRPr="00DF7048">
              <w:rPr>
                <w:rFonts w:ascii="Arial" w:hAnsi="Arial" w:cs="Arial"/>
                <w:b/>
                <w:sz w:val="18"/>
                <w:szCs w:val="18"/>
                <w:shd w:val="clear" w:color="auto" w:fill="FFFFFF"/>
                <w:vertAlign w:val="subscript"/>
              </w:rPr>
              <w:t>2.5</w:t>
            </w:r>
          </w:p>
          <w:p w14:paraId="6B56BC69" w14:textId="2ECC8F45" w:rsidR="00365A74" w:rsidRPr="00DF7048" w:rsidRDefault="00365A74" w:rsidP="009279C3">
            <w:pPr>
              <w:autoSpaceDE w:val="0"/>
              <w:autoSpaceDN w:val="0"/>
              <w:adjustRightInd w:val="0"/>
              <w:jc w:val="center"/>
              <w:rPr>
                <w:rFonts w:ascii="Arial" w:hAnsi="Arial" w:cs="Arial"/>
                <w:i/>
                <w:sz w:val="18"/>
                <w:szCs w:val="18"/>
                <w:shd w:val="clear" w:color="auto" w:fill="FFFFFF"/>
              </w:rPr>
            </w:pPr>
            <w:r>
              <w:rPr>
                <w:rFonts w:ascii="Arial" w:hAnsi="Arial" w:cs="Arial"/>
                <w:i/>
                <w:sz w:val="18"/>
                <w:szCs w:val="18"/>
                <w:shd w:val="clear" w:color="auto" w:fill="FFFFFF"/>
              </w:rPr>
              <w:t>(UAE</w:t>
            </w:r>
            <w:r w:rsidRPr="00DF7048">
              <w:rPr>
                <w:rFonts w:ascii="Arial" w:hAnsi="Arial" w:cs="Arial"/>
                <w:i/>
                <w:sz w:val="18"/>
                <w:szCs w:val="18"/>
                <w:shd w:val="clear" w:color="auto" w:fill="FFFFFF"/>
              </w:rPr>
              <w:t>)</w:t>
            </w:r>
          </w:p>
          <w:p w14:paraId="35353F88" w14:textId="7986FD8E" w:rsidR="00365A74" w:rsidRPr="00DF7048" w:rsidRDefault="00365A74" w:rsidP="009279C3">
            <w:pPr>
              <w:jc w:val="center"/>
              <w:rPr>
                <w:rFonts w:ascii="Arial" w:hAnsi="Arial" w:cs="Arial"/>
                <w:b/>
                <w:sz w:val="18"/>
                <w:szCs w:val="18"/>
                <w:shd w:val="clear" w:color="auto" w:fill="FFFFFF"/>
              </w:rPr>
            </w:pPr>
            <w:r w:rsidRPr="00DF7048">
              <w:rPr>
                <w:rFonts w:ascii="Arial" w:hAnsi="Arial" w:cs="Arial"/>
                <w:sz w:val="16"/>
                <w:szCs w:val="16"/>
                <w:shd w:val="clear" w:color="auto" w:fill="FFFFFF"/>
              </w:rPr>
              <w:t>(</w:t>
            </w:r>
            <w:r w:rsidRPr="00DF7048">
              <w:rPr>
                <w:rFonts w:ascii="Symbol" w:hAnsi="Symbol" w:cs="Arial"/>
                <w:sz w:val="16"/>
                <w:szCs w:val="16"/>
                <w:shd w:val="clear" w:color="auto" w:fill="FFFFFF"/>
              </w:rPr>
              <w:t></w:t>
            </w:r>
            <w:r w:rsidRPr="00DF7048">
              <w:rPr>
                <w:rFonts w:ascii="Arial" w:hAnsi="Arial" w:cs="Arial"/>
                <w:sz w:val="16"/>
                <w:szCs w:val="16"/>
                <w:shd w:val="clear" w:color="auto" w:fill="FFFFFF"/>
              </w:rPr>
              <w:t>g/m</w:t>
            </w:r>
            <w:r w:rsidRPr="00DF7048">
              <w:rPr>
                <w:rFonts w:ascii="Arial" w:hAnsi="Arial" w:cs="Arial"/>
                <w:sz w:val="16"/>
                <w:szCs w:val="16"/>
                <w:shd w:val="clear" w:color="auto" w:fill="FFFFFF"/>
                <w:vertAlign w:val="superscript"/>
              </w:rPr>
              <w:t>3</w:t>
            </w:r>
            <w:r w:rsidRPr="00DF7048">
              <w:rPr>
                <w:rFonts w:ascii="Arial" w:hAnsi="Arial" w:cs="Arial"/>
                <w:sz w:val="16"/>
                <w:szCs w:val="16"/>
                <w:shd w:val="clear" w:color="auto" w:fill="FFFFFF"/>
              </w:rPr>
              <w:t>)</w:t>
            </w:r>
          </w:p>
        </w:tc>
        <w:tc>
          <w:tcPr>
            <w:tcW w:w="5225" w:type="dxa"/>
            <w:vAlign w:val="center"/>
          </w:tcPr>
          <w:p w14:paraId="0F09AAF6" w14:textId="619F3EB3" w:rsidR="00365A74" w:rsidRPr="00DF7048" w:rsidRDefault="00365A74" w:rsidP="00381075">
            <w:pPr>
              <w:jc w:val="center"/>
              <w:rPr>
                <w:rFonts w:ascii="Arial" w:hAnsi="Arial" w:cs="Arial"/>
                <w:b/>
                <w:sz w:val="18"/>
                <w:szCs w:val="18"/>
                <w:shd w:val="clear" w:color="auto" w:fill="FFFFFF"/>
              </w:rPr>
            </w:pPr>
            <w:r w:rsidRPr="00DF7048">
              <w:rPr>
                <w:rFonts w:ascii="Arial" w:hAnsi="Arial" w:cs="Arial"/>
                <w:b/>
                <w:sz w:val="18"/>
                <w:szCs w:val="18"/>
                <w:shd w:val="clear" w:color="auto" w:fill="FFFFFF"/>
              </w:rPr>
              <w:t>criteria for selected levels</w:t>
            </w:r>
          </w:p>
        </w:tc>
        <w:tc>
          <w:tcPr>
            <w:tcW w:w="2695" w:type="dxa"/>
            <w:vAlign w:val="center"/>
          </w:tcPr>
          <w:p w14:paraId="59444BC1" w14:textId="77777777" w:rsidR="00365A74" w:rsidRPr="00DF7048" w:rsidRDefault="00365A74" w:rsidP="008E39EE">
            <w:pPr>
              <w:jc w:val="center"/>
              <w:rPr>
                <w:rFonts w:ascii="Arial" w:hAnsi="Arial" w:cs="Arial"/>
                <w:sz w:val="18"/>
                <w:szCs w:val="18"/>
                <w:shd w:val="clear" w:color="auto" w:fill="FFFFFF"/>
              </w:rPr>
            </w:pPr>
            <w:r w:rsidRPr="00DF7048">
              <w:rPr>
                <w:rFonts w:ascii="Arial" w:hAnsi="Arial" w:cs="Arial"/>
                <w:b/>
                <w:sz w:val="18"/>
                <w:szCs w:val="18"/>
                <w:shd w:val="clear" w:color="auto" w:fill="FFFFFF"/>
              </w:rPr>
              <w:t>Absolute increase</w:t>
            </w:r>
            <w:r>
              <w:rPr>
                <w:rFonts w:ascii="Arial" w:hAnsi="Arial" w:cs="Arial"/>
                <w:b/>
                <w:sz w:val="18"/>
                <w:szCs w:val="18"/>
                <w:shd w:val="clear" w:color="auto" w:fill="FFFFFF"/>
              </w:rPr>
              <w:t>/decrease</w:t>
            </w:r>
            <w:r w:rsidRPr="00DF7048">
              <w:rPr>
                <w:rFonts w:ascii="Arial" w:hAnsi="Arial" w:cs="Arial"/>
                <w:b/>
                <w:sz w:val="18"/>
                <w:szCs w:val="18"/>
                <w:shd w:val="clear" w:color="auto" w:fill="FFFFFF"/>
              </w:rPr>
              <w:t xml:space="preserve"> in daily</w:t>
            </w:r>
            <w:r>
              <w:rPr>
                <w:rFonts w:ascii="Arial" w:hAnsi="Arial" w:cs="Arial"/>
                <w:b/>
                <w:sz w:val="18"/>
                <w:szCs w:val="18"/>
                <w:shd w:val="clear" w:color="auto" w:fill="FFFFFF"/>
              </w:rPr>
              <w:t xml:space="preserve"> hospital</w:t>
            </w:r>
            <w:r w:rsidRPr="00DF7048">
              <w:rPr>
                <w:rFonts w:ascii="Arial" w:hAnsi="Arial" w:cs="Arial"/>
                <w:b/>
                <w:sz w:val="18"/>
                <w:szCs w:val="18"/>
                <w:shd w:val="clear" w:color="auto" w:fill="FFFFFF"/>
              </w:rPr>
              <w:t xml:space="preserve"> admissions</w:t>
            </w:r>
            <w:r w:rsidRPr="00DF7048">
              <w:rPr>
                <w:rFonts w:ascii="Arial" w:hAnsi="Arial" w:cs="Arial"/>
                <w:sz w:val="18"/>
                <w:szCs w:val="18"/>
                <w:shd w:val="clear" w:color="auto" w:fill="FFFFFF"/>
              </w:rPr>
              <w:t xml:space="preserve"> </w:t>
            </w:r>
          </w:p>
          <w:p w14:paraId="73910046" w14:textId="2C1B1AFC" w:rsidR="00365A74" w:rsidRPr="00DF7048" w:rsidRDefault="00365A74" w:rsidP="008E39EE">
            <w:pPr>
              <w:jc w:val="center"/>
              <w:rPr>
                <w:rFonts w:ascii="Arial" w:hAnsi="Arial" w:cs="Arial"/>
                <w:b/>
                <w:sz w:val="18"/>
                <w:szCs w:val="18"/>
                <w:shd w:val="clear" w:color="auto" w:fill="FFFFFF"/>
              </w:rPr>
            </w:pPr>
            <w:r w:rsidRPr="00DF7048">
              <w:rPr>
                <w:rFonts w:ascii="Arial" w:hAnsi="Arial" w:cs="Arial"/>
                <w:sz w:val="16"/>
                <w:szCs w:val="16"/>
                <w:shd w:val="clear" w:color="auto" w:fill="FFFFFF"/>
              </w:rPr>
              <w:t>(95% CI)</w:t>
            </w:r>
          </w:p>
        </w:tc>
      </w:tr>
      <w:tr w:rsidR="00365A74" w:rsidRPr="00DF7048" w14:paraId="1D0740F8" w14:textId="4D1DAE8D" w:rsidTr="00A7449E">
        <w:trPr>
          <w:jc w:val="center"/>
        </w:trPr>
        <w:tc>
          <w:tcPr>
            <w:tcW w:w="2335" w:type="dxa"/>
            <w:vAlign w:val="center"/>
          </w:tcPr>
          <w:p w14:paraId="209563E6" w14:textId="77777777" w:rsidR="00365A74" w:rsidRPr="00DF7048" w:rsidRDefault="00365A74" w:rsidP="00381075">
            <w:pPr>
              <w:jc w:val="center"/>
              <w:rPr>
                <w:rFonts w:ascii="Arial" w:hAnsi="Arial" w:cs="Arial"/>
                <w:b/>
                <w:sz w:val="18"/>
                <w:szCs w:val="18"/>
                <w:shd w:val="clear" w:color="auto" w:fill="FFFFFF"/>
              </w:rPr>
            </w:pPr>
            <w:r w:rsidRPr="00DF7048">
              <w:rPr>
                <w:rFonts w:ascii="Arial" w:hAnsi="Arial" w:cs="Arial"/>
                <w:b/>
                <w:sz w:val="18"/>
                <w:szCs w:val="18"/>
                <w:shd w:val="clear" w:color="auto" w:fill="FFFFFF"/>
              </w:rPr>
              <w:t>Interim Target-1 (IT-1)</w:t>
            </w:r>
          </w:p>
        </w:tc>
        <w:tc>
          <w:tcPr>
            <w:tcW w:w="1980" w:type="dxa"/>
            <w:vAlign w:val="center"/>
          </w:tcPr>
          <w:p w14:paraId="79454AB3" w14:textId="403AD896" w:rsidR="00365A74" w:rsidRPr="00DF7048" w:rsidRDefault="00365A74" w:rsidP="007C75B4">
            <w:pPr>
              <w:jc w:val="center"/>
              <w:rPr>
                <w:rFonts w:ascii="Arial" w:hAnsi="Arial" w:cs="Arial"/>
                <w:sz w:val="18"/>
                <w:szCs w:val="18"/>
                <w:shd w:val="clear" w:color="auto" w:fill="FFFFFF"/>
              </w:rPr>
            </w:pPr>
            <w:r>
              <w:rPr>
                <w:rFonts w:ascii="Arial" w:hAnsi="Arial" w:cs="Arial"/>
                <w:sz w:val="18"/>
                <w:szCs w:val="18"/>
                <w:shd w:val="clear" w:color="auto" w:fill="FFFFFF"/>
              </w:rPr>
              <w:t>~ 80 - 90</w:t>
            </w:r>
          </w:p>
        </w:tc>
        <w:tc>
          <w:tcPr>
            <w:tcW w:w="5225" w:type="dxa"/>
            <w:vAlign w:val="center"/>
          </w:tcPr>
          <w:p w14:paraId="236CB923" w14:textId="56D30A77" w:rsidR="00365A74" w:rsidRPr="00DF7048" w:rsidRDefault="00365A74" w:rsidP="00381075">
            <w:pPr>
              <w:jc w:val="center"/>
              <w:rPr>
                <w:rFonts w:ascii="Arial" w:hAnsi="Arial" w:cs="Arial"/>
                <w:sz w:val="18"/>
                <w:szCs w:val="18"/>
                <w:shd w:val="clear" w:color="auto" w:fill="FFFFFF"/>
              </w:rPr>
            </w:pPr>
            <w:r w:rsidRPr="00DF7048">
              <w:rPr>
                <w:rFonts w:ascii="Arial" w:hAnsi="Arial" w:cs="Arial"/>
                <w:sz w:val="18"/>
                <w:szCs w:val="18"/>
                <w:shd w:val="clear" w:color="auto" w:fill="FFFFFF"/>
              </w:rPr>
              <w:t>15% higher long-term risk relative to the AQS level</w:t>
            </w:r>
          </w:p>
        </w:tc>
        <w:tc>
          <w:tcPr>
            <w:tcW w:w="2695" w:type="dxa"/>
            <w:vAlign w:val="center"/>
          </w:tcPr>
          <w:p w14:paraId="36402230" w14:textId="2A55951D" w:rsidR="00365A74" w:rsidRPr="00DF7048" w:rsidRDefault="00365A74" w:rsidP="00381075">
            <w:pPr>
              <w:jc w:val="center"/>
              <w:rPr>
                <w:rFonts w:ascii="Arial" w:hAnsi="Arial" w:cs="Arial"/>
                <w:sz w:val="18"/>
                <w:szCs w:val="18"/>
                <w:shd w:val="clear" w:color="auto" w:fill="FFFFFF"/>
              </w:rPr>
            </w:pPr>
            <w:r>
              <w:rPr>
                <w:rFonts w:ascii="Arial" w:hAnsi="Arial" w:cs="Arial"/>
                <w:sz w:val="18"/>
                <w:szCs w:val="18"/>
                <w:shd w:val="clear" w:color="auto" w:fill="FFFFFF"/>
              </w:rPr>
              <w:t>~  3.3</w:t>
            </w:r>
          </w:p>
        </w:tc>
      </w:tr>
      <w:tr w:rsidR="00365A74" w:rsidRPr="00DF7048" w14:paraId="1DB4E12B" w14:textId="4B24D0B2" w:rsidTr="00A7449E">
        <w:trPr>
          <w:jc w:val="center"/>
        </w:trPr>
        <w:tc>
          <w:tcPr>
            <w:tcW w:w="2335" w:type="dxa"/>
            <w:vAlign w:val="center"/>
          </w:tcPr>
          <w:p w14:paraId="3A5427FC" w14:textId="77777777" w:rsidR="00365A74" w:rsidRPr="00DF7048" w:rsidRDefault="00365A74" w:rsidP="00381075">
            <w:pPr>
              <w:jc w:val="center"/>
              <w:rPr>
                <w:rFonts w:ascii="Arial" w:hAnsi="Arial" w:cs="Arial"/>
                <w:b/>
                <w:sz w:val="18"/>
                <w:szCs w:val="18"/>
                <w:shd w:val="clear" w:color="auto" w:fill="FFFFFF"/>
              </w:rPr>
            </w:pPr>
            <w:r w:rsidRPr="00DF7048">
              <w:rPr>
                <w:rFonts w:ascii="Arial" w:hAnsi="Arial" w:cs="Arial"/>
                <w:b/>
                <w:sz w:val="18"/>
                <w:szCs w:val="18"/>
                <w:shd w:val="clear" w:color="auto" w:fill="FFFFFF"/>
              </w:rPr>
              <w:t>Interim Target-2 (IT-2)</w:t>
            </w:r>
          </w:p>
        </w:tc>
        <w:tc>
          <w:tcPr>
            <w:tcW w:w="1980" w:type="dxa"/>
            <w:vAlign w:val="center"/>
          </w:tcPr>
          <w:p w14:paraId="7328555F" w14:textId="3FCC20A9" w:rsidR="00365A74" w:rsidRPr="00DF7048" w:rsidRDefault="00365A74" w:rsidP="00381075">
            <w:pPr>
              <w:jc w:val="center"/>
              <w:rPr>
                <w:rFonts w:ascii="Arial" w:hAnsi="Arial" w:cs="Arial"/>
                <w:sz w:val="18"/>
                <w:szCs w:val="18"/>
                <w:shd w:val="clear" w:color="auto" w:fill="FFFFFF"/>
              </w:rPr>
            </w:pPr>
            <w:r>
              <w:rPr>
                <w:rFonts w:ascii="Arial" w:hAnsi="Arial" w:cs="Arial"/>
                <w:sz w:val="18"/>
                <w:szCs w:val="18"/>
                <w:shd w:val="clear" w:color="auto" w:fill="FFFFFF"/>
              </w:rPr>
              <w:t>~ 65</w:t>
            </w:r>
          </w:p>
        </w:tc>
        <w:tc>
          <w:tcPr>
            <w:tcW w:w="5225" w:type="dxa"/>
            <w:vAlign w:val="center"/>
          </w:tcPr>
          <w:p w14:paraId="5B7B212F" w14:textId="724F9C33" w:rsidR="00365A74" w:rsidRPr="00DF7048" w:rsidRDefault="00365A74" w:rsidP="00381075">
            <w:pPr>
              <w:jc w:val="center"/>
              <w:rPr>
                <w:rFonts w:ascii="Arial" w:hAnsi="Arial" w:cs="Arial"/>
                <w:sz w:val="18"/>
                <w:szCs w:val="18"/>
                <w:shd w:val="clear" w:color="auto" w:fill="FFFFFF"/>
              </w:rPr>
            </w:pPr>
            <w:r w:rsidRPr="00DF7048">
              <w:rPr>
                <w:rFonts w:ascii="Arial" w:hAnsi="Arial" w:cs="Arial"/>
                <w:sz w:val="18"/>
                <w:szCs w:val="18"/>
                <w:shd w:val="clear" w:color="auto" w:fill="FFFFFF"/>
              </w:rPr>
              <w:t>lower the risk by 6% (2-11%)</w:t>
            </w:r>
            <w:r w:rsidRPr="00DF7048">
              <w:rPr>
                <w:rFonts w:ascii="Arial" w:hAnsi="Arial" w:cs="Arial"/>
                <w:sz w:val="18"/>
                <w:szCs w:val="18"/>
                <w:shd w:val="clear" w:color="auto" w:fill="FFFFFF"/>
                <w:vertAlign w:val="superscript"/>
              </w:rPr>
              <w:t xml:space="preserve"> </w:t>
            </w:r>
            <w:r w:rsidRPr="00DF7048">
              <w:rPr>
                <w:rFonts w:ascii="Arial" w:hAnsi="Arial" w:cs="Arial"/>
                <w:sz w:val="18"/>
                <w:szCs w:val="18"/>
                <w:shd w:val="clear" w:color="auto" w:fill="FFFFFF"/>
              </w:rPr>
              <w:t>relative to IT-1 level</w:t>
            </w:r>
          </w:p>
        </w:tc>
        <w:tc>
          <w:tcPr>
            <w:tcW w:w="2695" w:type="dxa"/>
            <w:vAlign w:val="center"/>
          </w:tcPr>
          <w:p w14:paraId="3BD7B68F" w14:textId="0578EB35" w:rsidR="00365A74" w:rsidRPr="00DF7048" w:rsidRDefault="00365A74" w:rsidP="00381075">
            <w:pPr>
              <w:jc w:val="center"/>
              <w:rPr>
                <w:rFonts w:ascii="Arial" w:hAnsi="Arial" w:cs="Arial"/>
                <w:sz w:val="18"/>
                <w:szCs w:val="18"/>
                <w:shd w:val="clear" w:color="auto" w:fill="FFFFFF"/>
              </w:rPr>
            </w:pPr>
            <w:r>
              <w:rPr>
                <w:rFonts w:ascii="Arial" w:hAnsi="Arial" w:cs="Arial"/>
                <w:sz w:val="18"/>
                <w:szCs w:val="18"/>
                <w:shd w:val="clear" w:color="auto" w:fill="FFFFFF"/>
              </w:rPr>
              <w:t>~  1.4</w:t>
            </w:r>
          </w:p>
        </w:tc>
      </w:tr>
      <w:tr w:rsidR="00365A74" w:rsidRPr="00DF7048" w14:paraId="11CDB68E" w14:textId="37049FF0" w:rsidTr="00A7449E">
        <w:trPr>
          <w:jc w:val="center"/>
        </w:trPr>
        <w:tc>
          <w:tcPr>
            <w:tcW w:w="2335" w:type="dxa"/>
            <w:vAlign w:val="center"/>
          </w:tcPr>
          <w:p w14:paraId="3F2EE0F9" w14:textId="77777777" w:rsidR="00365A74" w:rsidRPr="00DF7048" w:rsidRDefault="00365A74" w:rsidP="00381075">
            <w:pPr>
              <w:jc w:val="center"/>
              <w:rPr>
                <w:rFonts w:ascii="Arial" w:hAnsi="Arial" w:cs="Arial"/>
                <w:b/>
                <w:sz w:val="18"/>
                <w:szCs w:val="18"/>
                <w:shd w:val="clear" w:color="auto" w:fill="FFFFFF"/>
              </w:rPr>
            </w:pPr>
            <w:r w:rsidRPr="00DF7048">
              <w:rPr>
                <w:rFonts w:ascii="Arial" w:hAnsi="Arial" w:cs="Arial"/>
                <w:b/>
                <w:sz w:val="18"/>
                <w:szCs w:val="18"/>
                <w:shd w:val="clear" w:color="auto" w:fill="FFFFFF"/>
              </w:rPr>
              <w:t>Interim Target (IT-3)</w:t>
            </w:r>
          </w:p>
        </w:tc>
        <w:tc>
          <w:tcPr>
            <w:tcW w:w="1980" w:type="dxa"/>
            <w:vAlign w:val="center"/>
          </w:tcPr>
          <w:p w14:paraId="1BAB83DE" w14:textId="091A137A" w:rsidR="00365A74" w:rsidRPr="00DF7048" w:rsidRDefault="00365A74" w:rsidP="00381075">
            <w:pPr>
              <w:jc w:val="center"/>
              <w:rPr>
                <w:rFonts w:ascii="Arial" w:hAnsi="Arial" w:cs="Arial"/>
                <w:sz w:val="18"/>
                <w:szCs w:val="18"/>
                <w:shd w:val="clear" w:color="auto" w:fill="FFFFFF"/>
              </w:rPr>
            </w:pPr>
            <w:r>
              <w:rPr>
                <w:rFonts w:ascii="Arial" w:hAnsi="Arial" w:cs="Arial"/>
                <w:sz w:val="18"/>
                <w:szCs w:val="18"/>
                <w:shd w:val="clear" w:color="auto" w:fill="FFFFFF"/>
              </w:rPr>
              <w:t>~ 35</w:t>
            </w:r>
          </w:p>
        </w:tc>
        <w:tc>
          <w:tcPr>
            <w:tcW w:w="5225" w:type="dxa"/>
            <w:vAlign w:val="center"/>
          </w:tcPr>
          <w:p w14:paraId="56C65592" w14:textId="6D601FA9" w:rsidR="00365A74" w:rsidRPr="00DF7048" w:rsidRDefault="00365A74" w:rsidP="00381075">
            <w:pPr>
              <w:jc w:val="center"/>
              <w:rPr>
                <w:rFonts w:ascii="Arial" w:hAnsi="Arial" w:cs="Arial"/>
                <w:sz w:val="18"/>
                <w:szCs w:val="18"/>
                <w:shd w:val="clear" w:color="auto" w:fill="FFFFFF"/>
              </w:rPr>
            </w:pPr>
            <w:r w:rsidRPr="00DF7048">
              <w:rPr>
                <w:rFonts w:ascii="Arial" w:hAnsi="Arial" w:cs="Arial"/>
                <w:sz w:val="18"/>
                <w:szCs w:val="18"/>
                <w:shd w:val="clear" w:color="auto" w:fill="FFFFFF"/>
              </w:rPr>
              <w:t>lower the risk by 6% (2-11%)</w:t>
            </w:r>
            <w:r w:rsidRPr="00DF7048">
              <w:rPr>
                <w:rFonts w:ascii="Arial" w:hAnsi="Arial" w:cs="Arial"/>
                <w:sz w:val="18"/>
                <w:szCs w:val="18"/>
                <w:shd w:val="clear" w:color="auto" w:fill="FFFFFF"/>
                <w:vertAlign w:val="superscript"/>
              </w:rPr>
              <w:t xml:space="preserve"> </w:t>
            </w:r>
            <w:r w:rsidRPr="00DF7048">
              <w:rPr>
                <w:rFonts w:ascii="Arial" w:hAnsi="Arial" w:cs="Arial"/>
                <w:sz w:val="18"/>
                <w:szCs w:val="18"/>
                <w:shd w:val="clear" w:color="auto" w:fill="FFFFFF"/>
              </w:rPr>
              <w:t>relative to IT-2 level</w:t>
            </w:r>
          </w:p>
        </w:tc>
        <w:tc>
          <w:tcPr>
            <w:tcW w:w="2695" w:type="dxa"/>
            <w:vAlign w:val="center"/>
          </w:tcPr>
          <w:p w14:paraId="139A36EE" w14:textId="7A893781" w:rsidR="00365A74" w:rsidRPr="00DF7048" w:rsidRDefault="00365A74" w:rsidP="00381075">
            <w:pPr>
              <w:jc w:val="center"/>
              <w:rPr>
                <w:rFonts w:ascii="Arial" w:hAnsi="Arial" w:cs="Arial"/>
                <w:sz w:val="18"/>
                <w:szCs w:val="18"/>
                <w:shd w:val="clear" w:color="auto" w:fill="FFFFFF"/>
              </w:rPr>
            </w:pPr>
            <w:r>
              <w:rPr>
                <w:rFonts w:ascii="Arial" w:hAnsi="Arial" w:cs="Arial"/>
                <w:sz w:val="18"/>
                <w:szCs w:val="18"/>
                <w:shd w:val="clear" w:color="auto" w:fill="FFFFFF"/>
              </w:rPr>
              <w:t>~  -0.5</w:t>
            </w:r>
          </w:p>
        </w:tc>
      </w:tr>
      <w:tr w:rsidR="00365A74" w:rsidRPr="00DF7048" w14:paraId="68512813" w14:textId="75751D80" w:rsidTr="00A7449E">
        <w:trPr>
          <w:jc w:val="center"/>
        </w:trPr>
        <w:tc>
          <w:tcPr>
            <w:tcW w:w="2335" w:type="dxa"/>
            <w:vAlign w:val="center"/>
          </w:tcPr>
          <w:p w14:paraId="1BE12A5F" w14:textId="77777777" w:rsidR="00365A74" w:rsidRPr="00DF7048" w:rsidRDefault="00365A74" w:rsidP="00381075">
            <w:pPr>
              <w:jc w:val="center"/>
              <w:rPr>
                <w:rFonts w:ascii="Arial" w:hAnsi="Arial" w:cs="Arial"/>
                <w:b/>
                <w:sz w:val="18"/>
                <w:szCs w:val="18"/>
                <w:shd w:val="clear" w:color="auto" w:fill="FFFFFF"/>
              </w:rPr>
            </w:pPr>
            <w:r w:rsidRPr="00DF7048">
              <w:rPr>
                <w:rFonts w:ascii="Arial" w:hAnsi="Arial" w:cs="Arial"/>
                <w:b/>
                <w:sz w:val="18"/>
                <w:szCs w:val="18"/>
                <w:shd w:val="clear" w:color="auto" w:fill="FFFFFF"/>
              </w:rPr>
              <w:t>Air Quality Standard (AQS)</w:t>
            </w:r>
          </w:p>
        </w:tc>
        <w:tc>
          <w:tcPr>
            <w:tcW w:w="1980" w:type="dxa"/>
            <w:vAlign w:val="center"/>
          </w:tcPr>
          <w:p w14:paraId="66233735" w14:textId="6574EE76" w:rsidR="00365A74" w:rsidRPr="007C75B4" w:rsidRDefault="00365A74" w:rsidP="00E54D76">
            <w:pPr>
              <w:jc w:val="center"/>
              <w:rPr>
                <w:rFonts w:ascii="Arial" w:hAnsi="Arial" w:cs="Arial"/>
                <w:b/>
                <w:sz w:val="18"/>
                <w:szCs w:val="18"/>
                <w:shd w:val="clear" w:color="auto" w:fill="FFFFFF"/>
              </w:rPr>
            </w:pPr>
            <w:r w:rsidRPr="007C75B4">
              <w:rPr>
                <w:rFonts w:ascii="Arial" w:hAnsi="Arial" w:cs="Arial"/>
                <w:b/>
                <w:sz w:val="18"/>
                <w:szCs w:val="18"/>
                <w:shd w:val="clear" w:color="auto" w:fill="FFFFFF"/>
              </w:rPr>
              <w:t>~</w:t>
            </w:r>
            <w:r>
              <w:rPr>
                <w:rFonts w:ascii="Arial" w:hAnsi="Arial" w:cs="Arial"/>
                <w:b/>
                <w:sz w:val="18"/>
                <w:szCs w:val="18"/>
                <w:shd w:val="clear" w:color="auto" w:fill="FFFFFF"/>
              </w:rPr>
              <w:t xml:space="preserve"> </w:t>
            </w:r>
            <w:r w:rsidRPr="007C75B4">
              <w:rPr>
                <w:rFonts w:ascii="Arial" w:hAnsi="Arial" w:cs="Arial"/>
                <w:b/>
                <w:sz w:val="18"/>
                <w:szCs w:val="18"/>
                <w:shd w:val="clear" w:color="auto" w:fill="FFFFFF"/>
              </w:rPr>
              <w:t>20</w:t>
            </w:r>
          </w:p>
        </w:tc>
        <w:tc>
          <w:tcPr>
            <w:tcW w:w="5225" w:type="dxa"/>
            <w:vAlign w:val="center"/>
          </w:tcPr>
          <w:p w14:paraId="19518B13" w14:textId="6F82ECAC" w:rsidR="00365A74" w:rsidRPr="00DF7048" w:rsidRDefault="00365A74" w:rsidP="00E54D76">
            <w:pPr>
              <w:jc w:val="center"/>
              <w:rPr>
                <w:rFonts w:ascii="Arial" w:hAnsi="Arial" w:cs="Arial"/>
                <w:sz w:val="18"/>
                <w:szCs w:val="18"/>
                <w:shd w:val="clear" w:color="auto" w:fill="FFFFFF"/>
              </w:rPr>
            </w:pPr>
            <w:r>
              <w:rPr>
                <w:rFonts w:ascii="Arial" w:hAnsi="Arial" w:cs="Arial"/>
                <w:sz w:val="18"/>
                <w:szCs w:val="18"/>
                <w:shd w:val="clear" w:color="auto" w:fill="FFFFFF"/>
              </w:rPr>
              <w:t>lowest concentration at which relative risk increases more than 95% Confidence Interval (CI)</w:t>
            </w:r>
          </w:p>
        </w:tc>
        <w:tc>
          <w:tcPr>
            <w:tcW w:w="2695" w:type="dxa"/>
            <w:vAlign w:val="center"/>
          </w:tcPr>
          <w:p w14:paraId="337A013A" w14:textId="3976715C" w:rsidR="00365A74" w:rsidRDefault="00365A74" w:rsidP="00E54D76">
            <w:pPr>
              <w:jc w:val="center"/>
              <w:rPr>
                <w:rFonts w:ascii="Arial" w:hAnsi="Arial" w:cs="Arial"/>
                <w:sz w:val="18"/>
                <w:szCs w:val="18"/>
                <w:shd w:val="clear" w:color="auto" w:fill="FFFFFF"/>
              </w:rPr>
            </w:pPr>
            <w:r>
              <w:rPr>
                <w:rFonts w:ascii="Arial" w:hAnsi="Arial" w:cs="Arial"/>
                <w:sz w:val="18"/>
                <w:szCs w:val="18"/>
                <w:shd w:val="clear" w:color="auto" w:fill="FFFFFF"/>
              </w:rPr>
              <w:t>~  -1.3</w:t>
            </w:r>
          </w:p>
        </w:tc>
      </w:tr>
      <w:tr w:rsidR="008E39EE" w:rsidRPr="00DF7048" w14:paraId="22ADB2D8" w14:textId="0D0C7D1B" w:rsidTr="00A7449E">
        <w:trPr>
          <w:trHeight w:val="521"/>
          <w:jc w:val="center"/>
        </w:trPr>
        <w:tc>
          <w:tcPr>
            <w:tcW w:w="2335" w:type="dxa"/>
            <w:vMerge w:val="restart"/>
            <w:vAlign w:val="center"/>
          </w:tcPr>
          <w:p w14:paraId="0C7B4862" w14:textId="77777777" w:rsidR="008E39EE" w:rsidRPr="00DF7048" w:rsidRDefault="008E39EE" w:rsidP="00381075">
            <w:pPr>
              <w:jc w:val="center"/>
              <w:rPr>
                <w:rFonts w:ascii="Arial" w:hAnsi="Arial" w:cs="Arial"/>
                <w:b/>
                <w:sz w:val="18"/>
                <w:szCs w:val="18"/>
                <w:shd w:val="clear" w:color="auto" w:fill="FFFFFF"/>
              </w:rPr>
            </w:pPr>
          </w:p>
        </w:tc>
        <w:tc>
          <w:tcPr>
            <w:tcW w:w="9900" w:type="dxa"/>
            <w:gridSpan w:val="3"/>
            <w:vAlign w:val="center"/>
          </w:tcPr>
          <w:p w14:paraId="57CB64E7" w14:textId="77777777" w:rsidR="008E39EE" w:rsidRPr="00DF7048" w:rsidRDefault="008E39EE" w:rsidP="00381075">
            <w:pPr>
              <w:jc w:val="center"/>
              <w:rPr>
                <w:rFonts w:ascii="Arial" w:hAnsi="Arial" w:cs="Arial"/>
                <w:b/>
                <w:sz w:val="20"/>
                <w:szCs w:val="20"/>
                <w:shd w:val="clear" w:color="auto" w:fill="FFFFFF"/>
              </w:rPr>
            </w:pPr>
          </w:p>
          <w:p w14:paraId="30EACCA8" w14:textId="77777777" w:rsidR="008E39EE" w:rsidRPr="00DF7048" w:rsidRDefault="008E39EE" w:rsidP="00381075">
            <w:pPr>
              <w:jc w:val="center"/>
              <w:rPr>
                <w:rFonts w:ascii="Arial" w:hAnsi="Arial" w:cs="Arial"/>
                <w:i/>
                <w:sz w:val="20"/>
                <w:szCs w:val="20"/>
                <w:shd w:val="clear" w:color="auto" w:fill="FFFFFF"/>
              </w:rPr>
            </w:pPr>
            <w:r w:rsidRPr="00DF7048">
              <w:rPr>
                <w:rFonts w:ascii="Arial" w:hAnsi="Arial" w:cs="Arial"/>
                <w:b/>
                <w:sz w:val="20"/>
                <w:szCs w:val="20"/>
                <w:shd w:val="clear" w:color="auto" w:fill="FFFFFF"/>
              </w:rPr>
              <w:t>Short-term</w:t>
            </w:r>
            <w:r w:rsidRPr="00DF7048">
              <w:rPr>
                <w:rFonts w:ascii="Arial" w:hAnsi="Arial" w:cs="Arial"/>
                <w:i/>
                <w:sz w:val="20"/>
                <w:szCs w:val="20"/>
                <w:shd w:val="clear" w:color="auto" w:fill="FFFFFF"/>
              </w:rPr>
              <w:t xml:space="preserve">  </w:t>
            </w:r>
            <w:r w:rsidRPr="00DF7048">
              <w:rPr>
                <w:rFonts w:ascii="Arial" w:hAnsi="Arial" w:cs="Arial"/>
                <w:sz w:val="20"/>
                <w:szCs w:val="20"/>
                <w:shd w:val="clear" w:color="auto" w:fill="FFFFFF"/>
              </w:rPr>
              <w:t>(24-hours)</w:t>
            </w:r>
          </w:p>
          <w:p w14:paraId="621D7AC5" w14:textId="77777777" w:rsidR="008E39EE" w:rsidRPr="00DF7048" w:rsidRDefault="008E39EE" w:rsidP="00381075">
            <w:pPr>
              <w:jc w:val="center"/>
              <w:rPr>
                <w:rFonts w:ascii="Arial" w:hAnsi="Arial" w:cs="Arial"/>
                <w:b/>
                <w:sz w:val="20"/>
                <w:szCs w:val="20"/>
                <w:shd w:val="clear" w:color="auto" w:fill="FFFFFF"/>
              </w:rPr>
            </w:pPr>
          </w:p>
        </w:tc>
      </w:tr>
      <w:tr w:rsidR="00365A74" w:rsidRPr="00DF7048" w14:paraId="76FCAE22" w14:textId="28B7D202" w:rsidTr="00A7449E">
        <w:trPr>
          <w:jc w:val="center"/>
        </w:trPr>
        <w:tc>
          <w:tcPr>
            <w:tcW w:w="2335" w:type="dxa"/>
            <w:vMerge/>
            <w:vAlign w:val="center"/>
          </w:tcPr>
          <w:p w14:paraId="7CB2D9C3" w14:textId="77777777" w:rsidR="00365A74" w:rsidRPr="00DF7048" w:rsidRDefault="00365A74" w:rsidP="00381075">
            <w:pPr>
              <w:jc w:val="center"/>
              <w:rPr>
                <w:rFonts w:ascii="Arial" w:hAnsi="Arial" w:cs="Arial"/>
                <w:b/>
                <w:sz w:val="18"/>
                <w:szCs w:val="18"/>
                <w:shd w:val="clear" w:color="auto" w:fill="FFFFFF"/>
              </w:rPr>
            </w:pPr>
          </w:p>
        </w:tc>
        <w:tc>
          <w:tcPr>
            <w:tcW w:w="1980" w:type="dxa"/>
            <w:vAlign w:val="center"/>
          </w:tcPr>
          <w:p w14:paraId="68E7A219" w14:textId="77777777" w:rsidR="00365A74" w:rsidRPr="00DF7048" w:rsidRDefault="00365A74" w:rsidP="007C75B4">
            <w:pPr>
              <w:jc w:val="center"/>
              <w:rPr>
                <w:rFonts w:ascii="Arial" w:hAnsi="Arial" w:cs="Arial"/>
                <w:b/>
                <w:sz w:val="18"/>
                <w:szCs w:val="18"/>
                <w:shd w:val="clear" w:color="auto" w:fill="FFFFFF"/>
              </w:rPr>
            </w:pPr>
            <w:r w:rsidRPr="00DF7048">
              <w:rPr>
                <w:rFonts w:ascii="Arial" w:hAnsi="Arial" w:cs="Arial"/>
                <w:b/>
                <w:sz w:val="18"/>
                <w:szCs w:val="18"/>
                <w:shd w:val="clear" w:color="auto" w:fill="FFFFFF"/>
              </w:rPr>
              <w:t>PM</w:t>
            </w:r>
            <w:r w:rsidRPr="00DF7048">
              <w:rPr>
                <w:rFonts w:ascii="Arial" w:hAnsi="Arial" w:cs="Arial"/>
                <w:b/>
                <w:sz w:val="18"/>
                <w:szCs w:val="18"/>
                <w:shd w:val="clear" w:color="auto" w:fill="FFFFFF"/>
                <w:vertAlign w:val="subscript"/>
              </w:rPr>
              <w:t>2.5</w:t>
            </w:r>
          </w:p>
          <w:p w14:paraId="194295B1" w14:textId="77777777" w:rsidR="00365A74" w:rsidRPr="00DF7048" w:rsidRDefault="00365A74" w:rsidP="007C75B4">
            <w:pPr>
              <w:autoSpaceDE w:val="0"/>
              <w:autoSpaceDN w:val="0"/>
              <w:adjustRightInd w:val="0"/>
              <w:jc w:val="center"/>
              <w:rPr>
                <w:rFonts w:ascii="Arial" w:hAnsi="Arial" w:cs="Arial"/>
                <w:i/>
                <w:sz w:val="18"/>
                <w:szCs w:val="18"/>
                <w:shd w:val="clear" w:color="auto" w:fill="FFFFFF"/>
              </w:rPr>
            </w:pPr>
            <w:r>
              <w:rPr>
                <w:rFonts w:ascii="Arial" w:hAnsi="Arial" w:cs="Arial"/>
                <w:i/>
                <w:sz w:val="18"/>
                <w:szCs w:val="18"/>
                <w:shd w:val="clear" w:color="auto" w:fill="FFFFFF"/>
              </w:rPr>
              <w:t>(UAE</w:t>
            </w:r>
            <w:r w:rsidRPr="00DF7048">
              <w:rPr>
                <w:rFonts w:ascii="Arial" w:hAnsi="Arial" w:cs="Arial"/>
                <w:i/>
                <w:sz w:val="18"/>
                <w:szCs w:val="18"/>
                <w:shd w:val="clear" w:color="auto" w:fill="FFFFFF"/>
              </w:rPr>
              <w:t>)</w:t>
            </w:r>
          </w:p>
          <w:p w14:paraId="09966939" w14:textId="2A755D67" w:rsidR="00365A74" w:rsidRPr="00DF7048" w:rsidRDefault="00365A74" w:rsidP="007C75B4">
            <w:pPr>
              <w:jc w:val="center"/>
              <w:rPr>
                <w:rFonts w:ascii="Arial" w:hAnsi="Arial" w:cs="Arial"/>
                <w:b/>
                <w:sz w:val="18"/>
                <w:szCs w:val="18"/>
                <w:shd w:val="clear" w:color="auto" w:fill="FFFFFF"/>
              </w:rPr>
            </w:pPr>
            <w:r w:rsidRPr="00DF7048">
              <w:rPr>
                <w:rFonts w:ascii="Arial" w:hAnsi="Arial" w:cs="Arial"/>
                <w:sz w:val="16"/>
                <w:szCs w:val="16"/>
                <w:shd w:val="clear" w:color="auto" w:fill="FFFFFF"/>
              </w:rPr>
              <w:t>(</w:t>
            </w:r>
            <w:r w:rsidRPr="00DF7048">
              <w:rPr>
                <w:rFonts w:ascii="Symbol" w:hAnsi="Symbol" w:cs="Arial"/>
                <w:sz w:val="16"/>
                <w:szCs w:val="16"/>
                <w:shd w:val="clear" w:color="auto" w:fill="FFFFFF"/>
              </w:rPr>
              <w:t></w:t>
            </w:r>
            <w:r w:rsidRPr="00DF7048">
              <w:rPr>
                <w:rFonts w:ascii="Arial" w:hAnsi="Arial" w:cs="Arial"/>
                <w:sz w:val="16"/>
                <w:szCs w:val="16"/>
                <w:shd w:val="clear" w:color="auto" w:fill="FFFFFF"/>
              </w:rPr>
              <w:t>g/m</w:t>
            </w:r>
            <w:r w:rsidRPr="00DF7048">
              <w:rPr>
                <w:rFonts w:ascii="Arial" w:hAnsi="Arial" w:cs="Arial"/>
                <w:sz w:val="16"/>
                <w:szCs w:val="16"/>
                <w:shd w:val="clear" w:color="auto" w:fill="FFFFFF"/>
                <w:vertAlign w:val="superscript"/>
              </w:rPr>
              <w:t>3</w:t>
            </w:r>
            <w:r w:rsidRPr="00DF7048">
              <w:rPr>
                <w:rFonts w:ascii="Arial" w:hAnsi="Arial" w:cs="Arial"/>
                <w:sz w:val="16"/>
                <w:szCs w:val="16"/>
                <w:shd w:val="clear" w:color="auto" w:fill="FFFFFF"/>
              </w:rPr>
              <w:t>)</w:t>
            </w:r>
          </w:p>
        </w:tc>
        <w:tc>
          <w:tcPr>
            <w:tcW w:w="5225" w:type="dxa"/>
            <w:vAlign w:val="center"/>
          </w:tcPr>
          <w:p w14:paraId="3098F506" w14:textId="05903D90" w:rsidR="00365A74" w:rsidRPr="00DF7048" w:rsidRDefault="00365A74" w:rsidP="00381075">
            <w:pPr>
              <w:jc w:val="center"/>
              <w:rPr>
                <w:rFonts w:ascii="Arial" w:hAnsi="Arial" w:cs="Arial"/>
                <w:b/>
                <w:sz w:val="18"/>
                <w:szCs w:val="18"/>
                <w:shd w:val="clear" w:color="auto" w:fill="FFFFFF"/>
              </w:rPr>
            </w:pPr>
            <w:r w:rsidRPr="00DF7048">
              <w:rPr>
                <w:rFonts w:ascii="Arial" w:hAnsi="Arial" w:cs="Arial"/>
                <w:b/>
                <w:sz w:val="18"/>
                <w:szCs w:val="18"/>
                <w:shd w:val="clear" w:color="auto" w:fill="FFFFFF"/>
              </w:rPr>
              <w:t>criteria for selected levels</w:t>
            </w:r>
          </w:p>
        </w:tc>
        <w:tc>
          <w:tcPr>
            <w:tcW w:w="2695" w:type="dxa"/>
            <w:vAlign w:val="center"/>
          </w:tcPr>
          <w:p w14:paraId="10CA0A24" w14:textId="77777777" w:rsidR="00365A74" w:rsidRPr="00DF7048" w:rsidRDefault="00365A74" w:rsidP="008E39EE">
            <w:pPr>
              <w:jc w:val="center"/>
              <w:rPr>
                <w:rFonts w:ascii="Arial" w:hAnsi="Arial" w:cs="Arial"/>
                <w:sz w:val="18"/>
                <w:szCs w:val="18"/>
                <w:shd w:val="clear" w:color="auto" w:fill="FFFFFF"/>
              </w:rPr>
            </w:pPr>
            <w:r w:rsidRPr="00DF7048">
              <w:rPr>
                <w:rFonts w:ascii="Arial" w:hAnsi="Arial" w:cs="Arial"/>
                <w:b/>
                <w:sz w:val="18"/>
                <w:szCs w:val="18"/>
                <w:shd w:val="clear" w:color="auto" w:fill="FFFFFF"/>
              </w:rPr>
              <w:t>Absolute increase</w:t>
            </w:r>
            <w:r>
              <w:rPr>
                <w:rFonts w:ascii="Arial" w:hAnsi="Arial" w:cs="Arial"/>
                <w:b/>
                <w:sz w:val="18"/>
                <w:szCs w:val="18"/>
                <w:shd w:val="clear" w:color="auto" w:fill="FFFFFF"/>
              </w:rPr>
              <w:t>/decrease</w:t>
            </w:r>
            <w:r w:rsidRPr="00DF7048">
              <w:rPr>
                <w:rFonts w:ascii="Arial" w:hAnsi="Arial" w:cs="Arial"/>
                <w:b/>
                <w:sz w:val="18"/>
                <w:szCs w:val="18"/>
                <w:shd w:val="clear" w:color="auto" w:fill="FFFFFF"/>
              </w:rPr>
              <w:t xml:space="preserve"> in daily</w:t>
            </w:r>
            <w:r>
              <w:rPr>
                <w:rFonts w:ascii="Arial" w:hAnsi="Arial" w:cs="Arial"/>
                <w:b/>
                <w:sz w:val="18"/>
                <w:szCs w:val="18"/>
                <w:shd w:val="clear" w:color="auto" w:fill="FFFFFF"/>
              </w:rPr>
              <w:t xml:space="preserve"> hospital</w:t>
            </w:r>
            <w:r w:rsidRPr="00DF7048">
              <w:rPr>
                <w:rFonts w:ascii="Arial" w:hAnsi="Arial" w:cs="Arial"/>
                <w:b/>
                <w:sz w:val="18"/>
                <w:szCs w:val="18"/>
                <w:shd w:val="clear" w:color="auto" w:fill="FFFFFF"/>
              </w:rPr>
              <w:t xml:space="preserve"> admissions</w:t>
            </w:r>
            <w:r w:rsidRPr="00DF7048">
              <w:rPr>
                <w:rFonts w:ascii="Arial" w:hAnsi="Arial" w:cs="Arial"/>
                <w:sz w:val="18"/>
                <w:szCs w:val="18"/>
                <w:shd w:val="clear" w:color="auto" w:fill="FFFFFF"/>
              </w:rPr>
              <w:t xml:space="preserve"> </w:t>
            </w:r>
          </w:p>
          <w:p w14:paraId="19162ED2" w14:textId="31F3C652" w:rsidR="00365A74" w:rsidRPr="00DF7048" w:rsidRDefault="00365A74" w:rsidP="008E39EE">
            <w:pPr>
              <w:jc w:val="center"/>
              <w:rPr>
                <w:rFonts w:ascii="Arial" w:hAnsi="Arial" w:cs="Arial"/>
                <w:b/>
                <w:sz w:val="18"/>
                <w:szCs w:val="18"/>
                <w:shd w:val="clear" w:color="auto" w:fill="FFFFFF"/>
              </w:rPr>
            </w:pPr>
            <w:r w:rsidRPr="00DF7048">
              <w:rPr>
                <w:rFonts w:ascii="Arial" w:hAnsi="Arial" w:cs="Arial"/>
                <w:sz w:val="16"/>
                <w:szCs w:val="16"/>
                <w:shd w:val="clear" w:color="auto" w:fill="FFFFFF"/>
              </w:rPr>
              <w:t>(95% CI)</w:t>
            </w:r>
          </w:p>
        </w:tc>
      </w:tr>
      <w:tr w:rsidR="00365A74" w:rsidRPr="00DF7048" w14:paraId="2C504D55" w14:textId="3E58A2F2" w:rsidTr="00A7449E">
        <w:trPr>
          <w:jc w:val="center"/>
        </w:trPr>
        <w:tc>
          <w:tcPr>
            <w:tcW w:w="2335" w:type="dxa"/>
            <w:vAlign w:val="center"/>
          </w:tcPr>
          <w:p w14:paraId="56B14F14" w14:textId="77777777" w:rsidR="00365A74" w:rsidRPr="00DF7048" w:rsidRDefault="00365A74" w:rsidP="00381075">
            <w:pPr>
              <w:jc w:val="center"/>
              <w:rPr>
                <w:rFonts w:ascii="Arial" w:hAnsi="Arial" w:cs="Arial"/>
                <w:b/>
                <w:sz w:val="18"/>
                <w:szCs w:val="18"/>
                <w:shd w:val="clear" w:color="auto" w:fill="FFFFFF"/>
              </w:rPr>
            </w:pPr>
            <w:r w:rsidRPr="00DF7048">
              <w:rPr>
                <w:rFonts w:ascii="Arial" w:hAnsi="Arial" w:cs="Arial"/>
                <w:b/>
                <w:sz w:val="18"/>
                <w:szCs w:val="18"/>
                <w:shd w:val="clear" w:color="auto" w:fill="FFFFFF"/>
              </w:rPr>
              <w:t>Interim Target-1 (IT-1)</w:t>
            </w:r>
          </w:p>
        </w:tc>
        <w:tc>
          <w:tcPr>
            <w:tcW w:w="1980" w:type="dxa"/>
            <w:vAlign w:val="center"/>
          </w:tcPr>
          <w:p w14:paraId="05267686" w14:textId="19CD6F81" w:rsidR="00365A74" w:rsidRPr="00DF7048" w:rsidRDefault="00365A74" w:rsidP="00381075">
            <w:pPr>
              <w:jc w:val="center"/>
              <w:rPr>
                <w:rFonts w:ascii="Arial" w:hAnsi="Arial" w:cs="Arial"/>
                <w:sz w:val="18"/>
                <w:szCs w:val="18"/>
                <w:shd w:val="clear" w:color="auto" w:fill="FFFFFF"/>
              </w:rPr>
            </w:pPr>
            <w:r>
              <w:rPr>
                <w:rFonts w:ascii="Arial" w:hAnsi="Arial" w:cs="Arial"/>
                <w:sz w:val="18"/>
                <w:szCs w:val="18"/>
                <w:shd w:val="clear" w:color="auto" w:fill="FFFFFF"/>
              </w:rPr>
              <w:t>~ 62</w:t>
            </w:r>
          </w:p>
        </w:tc>
        <w:tc>
          <w:tcPr>
            <w:tcW w:w="5225" w:type="dxa"/>
            <w:vAlign w:val="center"/>
          </w:tcPr>
          <w:p w14:paraId="5B74D65B" w14:textId="6A4F741D" w:rsidR="00365A74" w:rsidRPr="00DF7048" w:rsidRDefault="00365A74" w:rsidP="00381075">
            <w:pPr>
              <w:jc w:val="center"/>
              <w:rPr>
                <w:rFonts w:ascii="Arial" w:hAnsi="Arial" w:cs="Arial"/>
                <w:sz w:val="18"/>
                <w:szCs w:val="18"/>
                <w:shd w:val="clear" w:color="auto" w:fill="FFFFFF"/>
              </w:rPr>
            </w:pPr>
            <w:r w:rsidRPr="00DF7048">
              <w:rPr>
                <w:rFonts w:ascii="Arial" w:hAnsi="Arial" w:cs="Arial"/>
                <w:sz w:val="18"/>
                <w:szCs w:val="18"/>
                <w:shd w:val="clear" w:color="auto" w:fill="FFFFFF"/>
              </w:rPr>
              <w:t>5% increase of short-term risk relative to the AQS level</w:t>
            </w:r>
          </w:p>
        </w:tc>
        <w:tc>
          <w:tcPr>
            <w:tcW w:w="2695" w:type="dxa"/>
            <w:vAlign w:val="center"/>
          </w:tcPr>
          <w:p w14:paraId="71281DA2" w14:textId="16183253" w:rsidR="00365A74" w:rsidRPr="00DF7048" w:rsidRDefault="00365A74" w:rsidP="00381075">
            <w:pPr>
              <w:jc w:val="center"/>
              <w:rPr>
                <w:rFonts w:ascii="Arial" w:hAnsi="Arial" w:cs="Arial"/>
                <w:sz w:val="18"/>
                <w:szCs w:val="18"/>
                <w:shd w:val="clear" w:color="auto" w:fill="FFFFFF"/>
              </w:rPr>
            </w:pPr>
            <w:r>
              <w:rPr>
                <w:rFonts w:ascii="Arial" w:hAnsi="Arial" w:cs="Arial"/>
                <w:sz w:val="18"/>
                <w:szCs w:val="18"/>
                <w:shd w:val="clear" w:color="auto" w:fill="FFFFFF"/>
              </w:rPr>
              <w:t>~  1.18</w:t>
            </w:r>
          </w:p>
        </w:tc>
      </w:tr>
      <w:tr w:rsidR="00365A74" w:rsidRPr="00DF7048" w14:paraId="56F24EB4" w14:textId="046FBC18" w:rsidTr="00A7449E">
        <w:trPr>
          <w:jc w:val="center"/>
        </w:trPr>
        <w:tc>
          <w:tcPr>
            <w:tcW w:w="2335" w:type="dxa"/>
            <w:vAlign w:val="center"/>
          </w:tcPr>
          <w:p w14:paraId="1FB37B6A" w14:textId="77777777" w:rsidR="00365A74" w:rsidRPr="00DF7048" w:rsidRDefault="00365A74" w:rsidP="00381075">
            <w:pPr>
              <w:jc w:val="center"/>
              <w:rPr>
                <w:rFonts w:ascii="Arial" w:hAnsi="Arial" w:cs="Arial"/>
                <w:b/>
                <w:sz w:val="18"/>
                <w:szCs w:val="18"/>
                <w:shd w:val="clear" w:color="auto" w:fill="FFFFFF"/>
              </w:rPr>
            </w:pPr>
            <w:r w:rsidRPr="00DF7048">
              <w:rPr>
                <w:rFonts w:ascii="Arial" w:hAnsi="Arial" w:cs="Arial"/>
                <w:b/>
                <w:sz w:val="18"/>
                <w:szCs w:val="18"/>
                <w:shd w:val="clear" w:color="auto" w:fill="FFFFFF"/>
              </w:rPr>
              <w:t>Interim Target-2 (IT-2)</w:t>
            </w:r>
          </w:p>
        </w:tc>
        <w:tc>
          <w:tcPr>
            <w:tcW w:w="1980" w:type="dxa"/>
            <w:vAlign w:val="center"/>
          </w:tcPr>
          <w:p w14:paraId="4C52B158" w14:textId="2459D555" w:rsidR="00365A74" w:rsidRPr="00DF7048" w:rsidRDefault="00365A74" w:rsidP="00381075">
            <w:pPr>
              <w:jc w:val="center"/>
              <w:rPr>
                <w:rFonts w:ascii="Arial" w:hAnsi="Arial" w:cs="Arial"/>
                <w:sz w:val="18"/>
                <w:szCs w:val="18"/>
                <w:shd w:val="clear" w:color="auto" w:fill="FFFFFF"/>
              </w:rPr>
            </w:pPr>
            <w:r>
              <w:rPr>
                <w:rFonts w:ascii="Arial" w:hAnsi="Arial" w:cs="Arial"/>
                <w:sz w:val="18"/>
                <w:szCs w:val="18"/>
                <w:shd w:val="clear" w:color="auto" w:fill="FFFFFF"/>
              </w:rPr>
              <w:t>~ 51.5</w:t>
            </w:r>
          </w:p>
        </w:tc>
        <w:tc>
          <w:tcPr>
            <w:tcW w:w="5225" w:type="dxa"/>
            <w:vAlign w:val="center"/>
          </w:tcPr>
          <w:p w14:paraId="4F7BAEEB" w14:textId="2F9D9B11" w:rsidR="00365A74" w:rsidRPr="00DF7048" w:rsidRDefault="00365A74" w:rsidP="00381075">
            <w:pPr>
              <w:jc w:val="center"/>
              <w:rPr>
                <w:rFonts w:ascii="Arial" w:hAnsi="Arial" w:cs="Arial"/>
                <w:sz w:val="18"/>
                <w:szCs w:val="18"/>
                <w:shd w:val="clear" w:color="auto" w:fill="FFFFFF"/>
              </w:rPr>
            </w:pPr>
            <w:r w:rsidRPr="00DF7048">
              <w:rPr>
                <w:rFonts w:ascii="Arial" w:hAnsi="Arial" w:cs="Arial"/>
                <w:sz w:val="18"/>
                <w:szCs w:val="18"/>
                <w:shd w:val="clear" w:color="auto" w:fill="FFFFFF"/>
              </w:rPr>
              <w:t>2.5% increase of short-term risk relative to the AQS level</w:t>
            </w:r>
          </w:p>
        </w:tc>
        <w:tc>
          <w:tcPr>
            <w:tcW w:w="2695" w:type="dxa"/>
            <w:vAlign w:val="center"/>
          </w:tcPr>
          <w:p w14:paraId="1895B724" w14:textId="46A769C4" w:rsidR="00365A74" w:rsidRPr="00DF7048" w:rsidRDefault="00365A74" w:rsidP="00381075">
            <w:pPr>
              <w:jc w:val="center"/>
              <w:rPr>
                <w:rFonts w:ascii="Arial" w:hAnsi="Arial" w:cs="Arial"/>
                <w:sz w:val="18"/>
                <w:szCs w:val="18"/>
                <w:shd w:val="clear" w:color="auto" w:fill="FFFFFF"/>
              </w:rPr>
            </w:pPr>
            <w:r>
              <w:rPr>
                <w:rFonts w:ascii="Arial" w:hAnsi="Arial" w:cs="Arial"/>
                <w:sz w:val="18"/>
                <w:szCs w:val="18"/>
                <w:shd w:val="clear" w:color="auto" w:fill="FFFFFF"/>
              </w:rPr>
              <w:t>~  0.23</w:t>
            </w:r>
          </w:p>
        </w:tc>
      </w:tr>
      <w:tr w:rsidR="00365A74" w:rsidRPr="00DF7048" w14:paraId="1E80EBF8" w14:textId="1A9D5304" w:rsidTr="00A7449E">
        <w:trPr>
          <w:jc w:val="center"/>
        </w:trPr>
        <w:tc>
          <w:tcPr>
            <w:tcW w:w="2335" w:type="dxa"/>
            <w:vAlign w:val="center"/>
          </w:tcPr>
          <w:p w14:paraId="28C2275C" w14:textId="77777777" w:rsidR="00365A74" w:rsidRPr="00DF7048" w:rsidRDefault="00365A74" w:rsidP="00381075">
            <w:pPr>
              <w:jc w:val="center"/>
              <w:rPr>
                <w:rFonts w:ascii="Arial" w:hAnsi="Arial" w:cs="Arial"/>
                <w:b/>
                <w:sz w:val="18"/>
                <w:szCs w:val="18"/>
                <w:shd w:val="clear" w:color="auto" w:fill="FFFFFF"/>
              </w:rPr>
            </w:pPr>
            <w:r w:rsidRPr="00DF7048">
              <w:rPr>
                <w:rFonts w:ascii="Arial" w:hAnsi="Arial" w:cs="Arial"/>
                <w:b/>
                <w:sz w:val="18"/>
                <w:szCs w:val="18"/>
                <w:shd w:val="clear" w:color="auto" w:fill="FFFFFF"/>
              </w:rPr>
              <w:t>Interim Target (IT-3)</w:t>
            </w:r>
          </w:p>
        </w:tc>
        <w:tc>
          <w:tcPr>
            <w:tcW w:w="1980" w:type="dxa"/>
            <w:vAlign w:val="center"/>
          </w:tcPr>
          <w:p w14:paraId="58EA5C5F" w14:textId="03DCB0AA" w:rsidR="00365A74" w:rsidRPr="00DF7048" w:rsidRDefault="00365A74" w:rsidP="00381075">
            <w:pPr>
              <w:jc w:val="center"/>
              <w:rPr>
                <w:rFonts w:ascii="Arial" w:hAnsi="Arial" w:cs="Arial"/>
                <w:sz w:val="18"/>
                <w:szCs w:val="18"/>
                <w:shd w:val="clear" w:color="auto" w:fill="FFFFFF"/>
              </w:rPr>
            </w:pPr>
            <w:r>
              <w:rPr>
                <w:rFonts w:ascii="Arial" w:hAnsi="Arial" w:cs="Arial"/>
                <w:sz w:val="18"/>
                <w:szCs w:val="18"/>
                <w:shd w:val="clear" w:color="auto" w:fill="FFFFFF"/>
              </w:rPr>
              <w:t>~ 45</w:t>
            </w:r>
          </w:p>
        </w:tc>
        <w:tc>
          <w:tcPr>
            <w:tcW w:w="5225" w:type="dxa"/>
            <w:vAlign w:val="center"/>
          </w:tcPr>
          <w:p w14:paraId="2C99ACA4" w14:textId="1B6A5277" w:rsidR="00365A74" w:rsidRPr="00DF7048" w:rsidRDefault="00365A74" w:rsidP="00381075">
            <w:pPr>
              <w:jc w:val="center"/>
              <w:rPr>
                <w:rFonts w:ascii="Arial" w:hAnsi="Arial" w:cs="Arial"/>
                <w:sz w:val="18"/>
                <w:szCs w:val="18"/>
                <w:shd w:val="clear" w:color="auto" w:fill="FFFFFF"/>
              </w:rPr>
            </w:pPr>
            <w:r w:rsidRPr="00DF7048">
              <w:rPr>
                <w:rFonts w:ascii="Arial" w:hAnsi="Arial" w:cs="Arial"/>
                <w:sz w:val="18"/>
                <w:szCs w:val="18"/>
                <w:shd w:val="clear" w:color="auto" w:fill="FFFFFF"/>
              </w:rPr>
              <w:t>1.2% increase of short-term risk relative to the AQS level</w:t>
            </w:r>
          </w:p>
        </w:tc>
        <w:tc>
          <w:tcPr>
            <w:tcW w:w="2695" w:type="dxa"/>
            <w:vAlign w:val="center"/>
          </w:tcPr>
          <w:p w14:paraId="00DDC9E3" w14:textId="7D985593" w:rsidR="00365A74" w:rsidRPr="00DF7048" w:rsidRDefault="00365A74" w:rsidP="00381075">
            <w:pPr>
              <w:jc w:val="center"/>
              <w:rPr>
                <w:rFonts w:ascii="Arial" w:hAnsi="Arial" w:cs="Arial"/>
                <w:sz w:val="18"/>
                <w:szCs w:val="18"/>
                <w:shd w:val="clear" w:color="auto" w:fill="FFFFFF"/>
              </w:rPr>
            </w:pPr>
            <w:r>
              <w:rPr>
                <w:rFonts w:ascii="Arial" w:hAnsi="Arial" w:cs="Arial"/>
                <w:sz w:val="18"/>
                <w:szCs w:val="18"/>
                <w:shd w:val="clear" w:color="auto" w:fill="FFFFFF"/>
              </w:rPr>
              <w:t>~  -0.24</w:t>
            </w:r>
          </w:p>
        </w:tc>
      </w:tr>
      <w:tr w:rsidR="00365A74" w:rsidRPr="00DF7048" w14:paraId="456C28D1" w14:textId="6516B538" w:rsidTr="00A7449E">
        <w:trPr>
          <w:jc w:val="center"/>
        </w:trPr>
        <w:tc>
          <w:tcPr>
            <w:tcW w:w="2335" w:type="dxa"/>
            <w:vAlign w:val="center"/>
          </w:tcPr>
          <w:p w14:paraId="52E93B25" w14:textId="77777777" w:rsidR="00365A74" w:rsidRPr="00DF7048" w:rsidRDefault="00365A74" w:rsidP="00381075">
            <w:pPr>
              <w:jc w:val="center"/>
              <w:rPr>
                <w:rFonts w:ascii="Arial" w:hAnsi="Arial" w:cs="Arial"/>
                <w:b/>
                <w:sz w:val="18"/>
                <w:szCs w:val="18"/>
                <w:shd w:val="clear" w:color="auto" w:fill="FFFFFF"/>
              </w:rPr>
            </w:pPr>
            <w:r w:rsidRPr="00DF7048">
              <w:rPr>
                <w:rFonts w:ascii="Arial" w:hAnsi="Arial" w:cs="Arial"/>
                <w:b/>
                <w:sz w:val="18"/>
                <w:szCs w:val="18"/>
                <w:shd w:val="clear" w:color="auto" w:fill="FFFFFF"/>
              </w:rPr>
              <w:t>Air Quality Standard (AQS)</w:t>
            </w:r>
          </w:p>
        </w:tc>
        <w:tc>
          <w:tcPr>
            <w:tcW w:w="1980" w:type="dxa"/>
            <w:vAlign w:val="center"/>
          </w:tcPr>
          <w:p w14:paraId="746579E1" w14:textId="193AEDFB" w:rsidR="00365A74" w:rsidRPr="003439C7" w:rsidRDefault="00365A74" w:rsidP="00381075">
            <w:pPr>
              <w:jc w:val="center"/>
              <w:rPr>
                <w:rFonts w:ascii="Arial" w:hAnsi="Arial" w:cs="Arial"/>
                <w:b/>
                <w:sz w:val="18"/>
                <w:szCs w:val="18"/>
                <w:shd w:val="clear" w:color="auto" w:fill="FFFFFF"/>
              </w:rPr>
            </w:pPr>
            <w:r w:rsidRPr="003439C7">
              <w:rPr>
                <w:rFonts w:ascii="Arial" w:hAnsi="Arial" w:cs="Arial"/>
                <w:b/>
                <w:sz w:val="18"/>
                <w:szCs w:val="18"/>
                <w:shd w:val="clear" w:color="auto" w:fill="FFFFFF"/>
              </w:rPr>
              <w:t>~</w:t>
            </w:r>
            <w:r>
              <w:rPr>
                <w:rFonts w:ascii="Arial" w:hAnsi="Arial" w:cs="Arial"/>
                <w:b/>
                <w:sz w:val="18"/>
                <w:szCs w:val="18"/>
                <w:shd w:val="clear" w:color="auto" w:fill="FFFFFF"/>
              </w:rPr>
              <w:t xml:space="preserve"> </w:t>
            </w:r>
            <w:r w:rsidRPr="003439C7">
              <w:rPr>
                <w:rFonts w:ascii="Arial" w:hAnsi="Arial" w:cs="Arial"/>
                <w:b/>
                <w:sz w:val="18"/>
                <w:szCs w:val="18"/>
                <w:shd w:val="clear" w:color="auto" w:fill="FFFFFF"/>
              </w:rPr>
              <w:t>39</w:t>
            </w:r>
          </w:p>
        </w:tc>
        <w:tc>
          <w:tcPr>
            <w:tcW w:w="5225" w:type="dxa"/>
            <w:vAlign w:val="center"/>
          </w:tcPr>
          <w:p w14:paraId="356D83F5" w14:textId="5C8A1C76" w:rsidR="00365A74" w:rsidRPr="00DF7048" w:rsidRDefault="00365A74" w:rsidP="00381075">
            <w:pPr>
              <w:jc w:val="center"/>
              <w:rPr>
                <w:rFonts w:ascii="Arial" w:hAnsi="Arial" w:cs="Arial"/>
                <w:sz w:val="18"/>
                <w:szCs w:val="18"/>
                <w:shd w:val="clear" w:color="auto" w:fill="FFFFFF"/>
              </w:rPr>
            </w:pPr>
            <w:r>
              <w:rPr>
                <w:rFonts w:ascii="Arial" w:hAnsi="Arial" w:cs="Arial"/>
                <w:sz w:val="18"/>
                <w:szCs w:val="18"/>
                <w:shd w:val="clear" w:color="auto" w:fill="FFFFFF"/>
              </w:rPr>
              <w:t>b</w:t>
            </w:r>
            <w:r w:rsidRPr="00DF7048">
              <w:rPr>
                <w:rFonts w:ascii="Arial" w:hAnsi="Arial" w:cs="Arial"/>
                <w:sz w:val="18"/>
                <w:szCs w:val="18"/>
                <w:shd w:val="clear" w:color="auto" w:fill="FFFFFF"/>
              </w:rPr>
              <w:t>ased on the relationship between 24-hours and annual PM</w:t>
            </w:r>
            <w:r w:rsidRPr="00DF7048">
              <w:rPr>
                <w:rFonts w:ascii="Arial" w:hAnsi="Arial" w:cs="Arial"/>
                <w:sz w:val="18"/>
                <w:szCs w:val="18"/>
                <w:shd w:val="clear" w:color="auto" w:fill="FFFFFF"/>
                <w:vertAlign w:val="subscript"/>
              </w:rPr>
              <w:t>2.5</w:t>
            </w:r>
            <w:r w:rsidRPr="00DF7048">
              <w:rPr>
                <w:rFonts w:ascii="Arial" w:hAnsi="Arial" w:cs="Arial"/>
                <w:sz w:val="18"/>
                <w:szCs w:val="18"/>
                <w:shd w:val="clear" w:color="auto" w:fill="FFFFFF"/>
              </w:rPr>
              <w:t xml:space="preserve"> levels</w:t>
            </w:r>
            <w:r w:rsidRPr="00DF7048">
              <w:rPr>
                <w:rFonts w:ascii="Arial" w:hAnsi="Arial" w:cs="Arial"/>
                <w:sz w:val="18"/>
                <w:szCs w:val="18"/>
                <w:shd w:val="clear" w:color="auto" w:fill="FFFFFF"/>
                <w:vertAlign w:val="superscript"/>
              </w:rPr>
              <w:t>1</w:t>
            </w:r>
          </w:p>
        </w:tc>
        <w:tc>
          <w:tcPr>
            <w:tcW w:w="2695" w:type="dxa"/>
            <w:vAlign w:val="center"/>
          </w:tcPr>
          <w:p w14:paraId="4F2E4074" w14:textId="10FB4D15" w:rsidR="00365A74" w:rsidRPr="00DF7048" w:rsidRDefault="00365A74" w:rsidP="00381075">
            <w:pPr>
              <w:jc w:val="center"/>
              <w:rPr>
                <w:rFonts w:ascii="Arial" w:hAnsi="Arial" w:cs="Arial"/>
                <w:sz w:val="18"/>
                <w:szCs w:val="18"/>
                <w:shd w:val="clear" w:color="auto" w:fill="FFFFFF"/>
              </w:rPr>
            </w:pPr>
            <w:r>
              <w:rPr>
                <w:rFonts w:ascii="Arial" w:hAnsi="Arial" w:cs="Arial"/>
                <w:sz w:val="18"/>
                <w:szCs w:val="18"/>
                <w:shd w:val="clear" w:color="auto" w:fill="FFFFFF"/>
              </w:rPr>
              <w:t>~  -0.6</w:t>
            </w:r>
          </w:p>
        </w:tc>
      </w:tr>
    </w:tbl>
    <w:p w14:paraId="6166B975" w14:textId="77777777" w:rsidR="003D78B0" w:rsidRPr="00DF7048" w:rsidRDefault="003D78B0" w:rsidP="003D78B0">
      <w:pPr>
        <w:spacing w:after="0"/>
        <w:rPr>
          <w:rFonts w:ascii="Times New Roman" w:hAnsi="Times New Roman" w:cs="Times New Roman"/>
          <w:sz w:val="16"/>
          <w:szCs w:val="16"/>
        </w:rPr>
      </w:pPr>
      <w:r w:rsidRPr="00DF7048">
        <w:rPr>
          <w:rFonts w:ascii="Times New Roman" w:hAnsi="Times New Roman" w:cs="Times New Roman"/>
          <w:sz w:val="16"/>
          <w:szCs w:val="16"/>
          <w:vertAlign w:val="superscript"/>
        </w:rPr>
        <w:t xml:space="preserve">1 </w:t>
      </w:r>
      <w:r w:rsidRPr="00DF7048">
        <w:rPr>
          <w:rFonts w:ascii="Times New Roman" w:hAnsi="Times New Roman" w:cs="Times New Roman"/>
          <w:sz w:val="16"/>
          <w:szCs w:val="16"/>
        </w:rPr>
        <w:t>Extreme dust event outliers have been removed/reduced</w:t>
      </w:r>
    </w:p>
    <w:p w14:paraId="3CE5AE0C" w14:textId="77777777" w:rsidR="003D78B0" w:rsidRPr="00DF7048" w:rsidRDefault="003D78B0" w:rsidP="003D78B0">
      <w:pPr>
        <w:spacing w:after="0"/>
        <w:rPr>
          <w:rFonts w:ascii="Arial" w:hAnsi="Arial" w:cs="Arial"/>
          <w:b/>
          <w:sz w:val="18"/>
          <w:szCs w:val="18"/>
        </w:rPr>
      </w:pPr>
    </w:p>
    <w:p w14:paraId="5252D574" w14:textId="3CE83F5B" w:rsidR="003D78B0" w:rsidRPr="00DF7048" w:rsidRDefault="00EF1B2D" w:rsidP="003D78B0">
      <w:pPr>
        <w:spacing w:after="0"/>
        <w:rPr>
          <w:rFonts w:ascii="Times New Roman" w:hAnsi="Times New Roman" w:cs="Times New Roman"/>
        </w:rPr>
      </w:pPr>
      <w:r w:rsidRPr="009D3CC1">
        <w:rPr>
          <w:rFonts w:ascii="Arial" w:hAnsi="Arial" w:cs="Arial"/>
          <w:b/>
          <w:color w:val="000000" w:themeColor="text1"/>
          <w:sz w:val="18"/>
          <w:szCs w:val="18"/>
        </w:rPr>
        <w:t xml:space="preserve">Table </w:t>
      </w:r>
      <w:r w:rsidRPr="009D3CC1">
        <w:rPr>
          <w:rFonts w:ascii="Arial" w:hAnsi="Arial" w:cs="Arial"/>
          <w:b/>
          <w:color w:val="000000" w:themeColor="text1"/>
          <w:sz w:val="18"/>
          <w:szCs w:val="18"/>
        </w:rPr>
        <w:fldChar w:fldCharType="begin"/>
      </w:r>
      <w:r w:rsidRPr="009D3CC1">
        <w:rPr>
          <w:rFonts w:ascii="Arial" w:hAnsi="Arial" w:cs="Arial"/>
          <w:b/>
          <w:color w:val="000000" w:themeColor="text1"/>
          <w:sz w:val="18"/>
          <w:szCs w:val="18"/>
        </w:rPr>
        <w:instrText xml:space="preserve"> SEQ Table \* ARABIC </w:instrText>
      </w:r>
      <w:r w:rsidRPr="009D3CC1">
        <w:rPr>
          <w:rFonts w:ascii="Arial" w:hAnsi="Arial" w:cs="Arial"/>
          <w:b/>
          <w:color w:val="000000" w:themeColor="text1"/>
          <w:sz w:val="18"/>
          <w:szCs w:val="18"/>
        </w:rPr>
        <w:fldChar w:fldCharType="separate"/>
      </w:r>
      <w:r>
        <w:rPr>
          <w:rFonts w:ascii="Arial" w:hAnsi="Arial" w:cs="Arial"/>
          <w:b/>
          <w:noProof/>
          <w:color w:val="000000" w:themeColor="text1"/>
          <w:sz w:val="18"/>
          <w:szCs w:val="18"/>
        </w:rPr>
        <w:t>2</w:t>
      </w:r>
      <w:r w:rsidRPr="009D3CC1">
        <w:rPr>
          <w:rFonts w:ascii="Arial" w:hAnsi="Arial" w:cs="Arial"/>
          <w:b/>
          <w:color w:val="000000" w:themeColor="text1"/>
          <w:sz w:val="18"/>
          <w:szCs w:val="18"/>
        </w:rPr>
        <w:fldChar w:fldCharType="end"/>
      </w:r>
      <w:r w:rsidR="003D78B0" w:rsidRPr="00DF7048">
        <w:rPr>
          <w:rFonts w:ascii="Arial" w:hAnsi="Arial" w:cs="Arial"/>
          <w:sz w:val="18"/>
          <w:szCs w:val="18"/>
        </w:rPr>
        <w:t>.  Target</w:t>
      </w:r>
      <w:r w:rsidR="00EC5962">
        <w:rPr>
          <w:rFonts w:ascii="Arial" w:hAnsi="Arial" w:cs="Arial"/>
          <w:sz w:val="18"/>
          <w:szCs w:val="18"/>
        </w:rPr>
        <w:t xml:space="preserve"> values</w:t>
      </w:r>
      <w:r w:rsidR="003D78B0" w:rsidRPr="00DF7048">
        <w:rPr>
          <w:rFonts w:ascii="Arial" w:hAnsi="Arial" w:cs="Arial"/>
          <w:sz w:val="18"/>
          <w:szCs w:val="18"/>
        </w:rPr>
        <w:t xml:space="preserve"> proposed for PM</w:t>
      </w:r>
      <w:r w:rsidR="003D78B0" w:rsidRPr="0025659C">
        <w:rPr>
          <w:rFonts w:ascii="Arial" w:hAnsi="Arial" w:cs="Arial"/>
          <w:sz w:val="18"/>
          <w:szCs w:val="18"/>
          <w:vertAlign w:val="subscript"/>
        </w:rPr>
        <w:t>2.5</w:t>
      </w:r>
      <w:r w:rsidR="003D78B0" w:rsidRPr="00DF7048">
        <w:rPr>
          <w:rFonts w:ascii="Arial" w:hAnsi="Arial" w:cs="Arial"/>
          <w:sz w:val="18"/>
          <w:szCs w:val="18"/>
        </w:rPr>
        <w:t xml:space="preserve"> limit value in the UAE as well for the Air Quality Standards. Estimation were carried out from the output of the regression analysis shown in Figure 6(a) and Figure 6(b). WHO guideline has been followed to set the AQS and the Interim Targets </w:t>
      </w:r>
      <w:r w:rsidR="003D78B0" w:rsidRPr="00DF7048">
        <w:rPr>
          <w:rFonts w:ascii="Arial" w:hAnsi="Arial" w:cs="Arial"/>
          <w:sz w:val="18"/>
          <w:szCs w:val="18"/>
        </w:rPr>
        <w:fldChar w:fldCharType="begin"/>
      </w:r>
      <w:r w:rsidR="003D78B0" w:rsidRPr="00DF7048">
        <w:rPr>
          <w:rFonts w:ascii="Arial" w:hAnsi="Arial" w:cs="Arial"/>
          <w:sz w:val="18"/>
          <w:szCs w:val="18"/>
        </w:rPr>
        <w:instrText xml:space="preserve"> ADDIN ZOTERO_ITEM CSL_CITATION {"citationID":"cV9s1Iw7","properties":{"formattedCitation":"(WHO, 2006)","plainCitation":"(WHO, 2006)"},"citationItems":[{"id":3954,"uris":["http://zotero.org/users/2173587/items/6EG723DE"],"uri":["http://zotero.org/users/2173587/items/6EG723DE"],"itemData":{"id":3954,"type":"article-journal","title":"WHO Air quality guidelines for particulate matter, ozone, nitrogen dioxide and sulfur dioxide. Global update 2005","container-title":"World Health Organization","URL":"http://apps.who.int/iris/bitstream/10665/69477/1/WHO_SDE_PHE_OEH_06.02_eng.pdf","author":[{"family":"WHO","given":""}],"issued":{"date-parts":[["2006"]]}}}],"schema":"https://github.com/citation-style-language/schema/raw/master/csl-citation.json"} </w:instrText>
      </w:r>
      <w:r w:rsidR="003D78B0" w:rsidRPr="00DF7048">
        <w:rPr>
          <w:rFonts w:ascii="Arial" w:hAnsi="Arial" w:cs="Arial"/>
          <w:sz w:val="18"/>
          <w:szCs w:val="18"/>
        </w:rPr>
        <w:fldChar w:fldCharType="separate"/>
      </w:r>
      <w:r w:rsidR="003D78B0" w:rsidRPr="00DF7048">
        <w:rPr>
          <w:rFonts w:ascii="Arial" w:hAnsi="Arial" w:cs="Arial"/>
          <w:sz w:val="18"/>
        </w:rPr>
        <w:t>(WHO, 2006)</w:t>
      </w:r>
      <w:r w:rsidR="003D78B0" w:rsidRPr="00DF7048">
        <w:rPr>
          <w:rFonts w:ascii="Arial" w:hAnsi="Arial" w:cs="Arial"/>
          <w:sz w:val="18"/>
          <w:szCs w:val="18"/>
        </w:rPr>
        <w:fldChar w:fldCharType="end"/>
      </w:r>
      <w:r w:rsidR="00BE03F7">
        <w:rPr>
          <w:rFonts w:ascii="Arial" w:hAnsi="Arial" w:cs="Arial"/>
          <w:sz w:val="18"/>
          <w:szCs w:val="18"/>
        </w:rPr>
        <w:t>. CI stands for Confidence Interval.</w:t>
      </w:r>
    </w:p>
    <w:p w14:paraId="40A0A743" w14:textId="0241DC68" w:rsidR="00954868" w:rsidRDefault="00954868" w:rsidP="003D78B0">
      <w:pPr>
        <w:spacing w:after="0"/>
        <w:rPr>
          <w:rFonts w:ascii="Times New Roman" w:hAnsi="Times New Roman" w:cs="Times New Roman"/>
        </w:rPr>
      </w:pPr>
    </w:p>
    <w:p w14:paraId="2CD25D0F" w14:textId="7F41C0EA" w:rsidR="00457088" w:rsidRDefault="00457088" w:rsidP="003D78B0">
      <w:pPr>
        <w:spacing w:after="0"/>
        <w:rPr>
          <w:rFonts w:ascii="Times New Roman" w:hAnsi="Times New Roman" w:cs="Times New Roman"/>
        </w:rPr>
      </w:pPr>
    </w:p>
    <w:p w14:paraId="1892D363" w14:textId="78C5A6D3" w:rsidR="00EF1B2D" w:rsidRDefault="00EF1B2D" w:rsidP="003D78B0">
      <w:pPr>
        <w:spacing w:after="0"/>
        <w:rPr>
          <w:rFonts w:ascii="Times New Roman" w:hAnsi="Times New Roman" w:cs="Times New Roman"/>
        </w:rPr>
      </w:pPr>
    </w:p>
    <w:p w14:paraId="519DEFDA" w14:textId="0342A3EF" w:rsidR="00EF1B2D" w:rsidRDefault="00EF1B2D" w:rsidP="003D78B0">
      <w:pPr>
        <w:spacing w:after="0"/>
        <w:rPr>
          <w:rFonts w:ascii="Times New Roman" w:hAnsi="Times New Roman" w:cs="Times New Roman"/>
        </w:rPr>
      </w:pPr>
    </w:p>
    <w:p w14:paraId="2E97AD71" w14:textId="389F6543" w:rsidR="00EF1B2D" w:rsidRDefault="00EF1B2D" w:rsidP="003D78B0">
      <w:pPr>
        <w:spacing w:after="0"/>
        <w:rPr>
          <w:rFonts w:ascii="Times New Roman" w:hAnsi="Times New Roman" w:cs="Times New Roman"/>
        </w:rPr>
      </w:pPr>
    </w:p>
    <w:p w14:paraId="55FC9507" w14:textId="5CAED5EA" w:rsidR="00EF1B2D" w:rsidRDefault="00EF1B2D" w:rsidP="003D78B0">
      <w:pPr>
        <w:spacing w:after="0"/>
        <w:rPr>
          <w:rFonts w:ascii="Times New Roman" w:hAnsi="Times New Roman" w:cs="Times New Roman"/>
        </w:rPr>
      </w:pPr>
    </w:p>
    <w:p w14:paraId="3A515F54" w14:textId="57DDF997" w:rsidR="00EF1B2D" w:rsidRDefault="00EF1B2D" w:rsidP="003D78B0">
      <w:pPr>
        <w:spacing w:after="0"/>
        <w:rPr>
          <w:rFonts w:ascii="Times New Roman" w:hAnsi="Times New Roman" w:cs="Times New Roman"/>
        </w:rPr>
      </w:pPr>
    </w:p>
    <w:p w14:paraId="79BCFFBA" w14:textId="43FC0420" w:rsidR="00EF1B2D" w:rsidRDefault="00EF1B2D" w:rsidP="003D78B0">
      <w:pPr>
        <w:spacing w:after="0"/>
        <w:rPr>
          <w:rFonts w:ascii="Times New Roman" w:hAnsi="Times New Roman" w:cs="Times New Roman"/>
        </w:rPr>
      </w:pPr>
    </w:p>
    <w:p w14:paraId="1189144B" w14:textId="29A30930" w:rsidR="00EF1B2D" w:rsidRDefault="00EF1B2D" w:rsidP="00B51C90">
      <w:pPr>
        <w:spacing w:after="0"/>
        <w:rPr>
          <w:rFonts w:ascii="Times New Roman" w:hAnsi="Times New Roman" w:cs="Times New Roman"/>
        </w:rPr>
      </w:pPr>
    </w:p>
    <w:p w14:paraId="52DC4189" w14:textId="77777777" w:rsidR="00EF1B2D" w:rsidRDefault="00EF1B2D" w:rsidP="00EF1B2D">
      <w:pPr>
        <w:spacing w:after="0"/>
        <w:rPr>
          <w:rFonts w:ascii="Times New Roman" w:hAnsi="Times New Roman" w:cs="Times New Roman"/>
        </w:rPr>
      </w:pPr>
    </w:p>
    <w:tbl>
      <w:tblPr>
        <w:tblStyle w:val="TableGrid"/>
        <w:tblW w:w="0" w:type="auto"/>
        <w:jc w:val="center"/>
        <w:tblLook w:val="04A0" w:firstRow="1" w:lastRow="0" w:firstColumn="1" w:lastColumn="0" w:noHBand="0" w:noVBand="1"/>
      </w:tblPr>
      <w:tblGrid>
        <w:gridCol w:w="992"/>
        <w:gridCol w:w="1883"/>
      </w:tblGrid>
      <w:tr w:rsidR="00EF1B2D" w14:paraId="521F5DE3" w14:textId="77777777" w:rsidTr="00C715DF">
        <w:trPr>
          <w:jc w:val="center"/>
        </w:trPr>
        <w:tc>
          <w:tcPr>
            <w:tcW w:w="992" w:type="dxa"/>
            <w:vAlign w:val="center"/>
          </w:tcPr>
          <w:p w14:paraId="66CAF8C3" w14:textId="77777777" w:rsidR="00EF1B2D" w:rsidRDefault="00EF1B2D" w:rsidP="00C715DF">
            <w:pPr>
              <w:spacing w:line="259" w:lineRule="auto"/>
              <w:jc w:val="center"/>
              <w:rPr>
                <w:rFonts w:ascii="Lucida Sans" w:hAnsi="Lucida Sans"/>
                <w:color w:val="000000"/>
                <w:sz w:val="17"/>
                <w:szCs w:val="17"/>
              </w:rPr>
            </w:pPr>
            <w:r w:rsidRPr="00C03DCC">
              <w:rPr>
                <w:rFonts w:ascii="Arial" w:hAnsi="Arial" w:cs="Arial"/>
                <w:b/>
                <w:sz w:val="18"/>
                <w:szCs w:val="18"/>
                <w:shd w:val="clear" w:color="auto" w:fill="FFFFFF"/>
              </w:rPr>
              <w:t>year</w:t>
            </w:r>
          </w:p>
        </w:tc>
        <w:tc>
          <w:tcPr>
            <w:tcW w:w="1883" w:type="dxa"/>
            <w:vAlign w:val="center"/>
          </w:tcPr>
          <w:p w14:paraId="13B6426F" w14:textId="77777777" w:rsidR="00EF1B2D" w:rsidRPr="00671BDD" w:rsidRDefault="00EF1B2D" w:rsidP="00C715DF">
            <w:pPr>
              <w:spacing w:line="259" w:lineRule="auto"/>
              <w:jc w:val="center"/>
              <w:rPr>
                <w:rFonts w:ascii="Arial" w:hAnsi="Arial" w:cs="Arial"/>
                <w:b/>
                <w:sz w:val="18"/>
                <w:szCs w:val="18"/>
                <w:shd w:val="clear" w:color="auto" w:fill="FFFFFF"/>
              </w:rPr>
            </w:pPr>
            <w:r w:rsidRPr="00DF7048">
              <w:rPr>
                <w:rFonts w:ascii="Arial" w:hAnsi="Arial" w:cs="Arial"/>
                <w:b/>
                <w:sz w:val="18"/>
                <w:szCs w:val="18"/>
                <w:shd w:val="clear" w:color="auto" w:fill="FFFFFF"/>
              </w:rPr>
              <w:t>PM</w:t>
            </w:r>
            <w:r w:rsidRPr="00DF7048">
              <w:rPr>
                <w:rFonts w:ascii="Arial" w:hAnsi="Arial" w:cs="Arial"/>
                <w:b/>
                <w:sz w:val="18"/>
                <w:szCs w:val="18"/>
                <w:shd w:val="clear" w:color="auto" w:fill="FFFFFF"/>
                <w:vertAlign w:val="subscript"/>
              </w:rPr>
              <w:t>2.5</w:t>
            </w:r>
            <w:r w:rsidRPr="00DF7048">
              <w:rPr>
                <w:rFonts w:ascii="Arial" w:hAnsi="Arial" w:cs="Arial"/>
                <w:b/>
                <w:sz w:val="18"/>
                <w:szCs w:val="18"/>
                <w:shd w:val="clear" w:color="auto" w:fill="FFFFFF"/>
              </w:rPr>
              <w:t xml:space="preserve"> daily mean</w:t>
            </w:r>
            <w:r>
              <w:rPr>
                <w:rFonts w:ascii="Arial" w:hAnsi="Arial" w:cs="Arial"/>
                <w:b/>
                <w:sz w:val="18"/>
                <w:szCs w:val="18"/>
                <w:shd w:val="clear" w:color="auto" w:fill="FFFFFF"/>
              </w:rPr>
              <w:t xml:space="preserve"> in the UAE</w:t>
            </w:r>
          </w:p>
        </w:tc>
      </w:tr>
      <w:tr w:rsidR="00EF1B2D" w14:paraId="3523D8BA" w14:textId="77777777" w:rsidTr="00C715DF">
        <w:trPr>
          <w:jc w:val="center"/>
        </w:trPr>
        <w:tc>
          <w:tcPr>
            <w:tcW w:w="992" w:type="dxa"/>
            <w:vAlign w:val="center"/>
          </w:tcPr>
          <w:p w14:paraId="1861A4D5" w14:textId="77777777" w:rsidR="00EF1B2D" w:rsidRPr="00133A75" w:rsidRDefault="00EF1B2D" w:rsidP="00C715DF">
            <w:pPr>
              <w:spacing w:line="259" w:lineRule="auto"/>
              <w:jc w:val="center"/>
              <w:rPr>
                <w:rFonts w:ascii="Arial" w:hAnsi="Arial" w:cs="Arial"/>
                <w:b/>
                <w:sz w:val="18"/>
                <w:szCs w:val="18"/>
                <w:shd w:val="clear" w:color="auto" w:fill="FFFFFF"/>
              </w:rPr>
            </w:pPr>
            <w:r w:rsidRPr="00133A75">
              <w:rPr>
                <w:rFonts w:ascii="Arial" w:hAnsi="Arial" w:cs="Arial"/>
                <w:b/>
                <w:sz w:val="18"/>
                <w:szCs w:val="18"/>
                <w:shd w:val="clear" w:color="auto" w:fill="FFFFFF"/>
              </w:rPr>
              <w:t>2011</w:t>
            </w:r>
          </w:p>
        </w:tc>
        <w:tc>
          <w:tcPr>
            <w:tcW w:w="1883" w:type="dxa"/>
            <w:vAlign w:val="center"/>
          </w:tcPr>
          <w:p w14:paraId="74FD5146" w14:textId="77777777" w:rsidR="00EF1B2D" w:rsidRPr="00671BDD" w:rsidRDefault="00EF1B2D" w:rsidP="00C715DF">
            <w:pPr>
              <w:spacing w:line="259" w:lineRule="auto"/>
              <w:jc w:val="center"/>
              <w:rPr>
                <w:rFonts w:ascii="Arial" w:hAnsi="Arial" w:cs="Arial"/>
                <w:sz w:val="18"/>
                <w:szCs w:val="18"/>
                <w:shd w:val="clear" w:color="auto" w:fill="FFFFFF"/>
              </w:rPr>
            </w:pPr>
            <w:r>
              <w:rPr>
                <w:rFonts w:ascii="Arial" w:hAnsi="Arial" w:cs="Arial"/>
                <w:sz w:val="18"/>
                <w:szCs w:val="18"/>
                <w:shd w:val="clear" w:color="auto" w:fill="FFFFFF"/>
              </w:rPr>
              <w:t>45.1</w:t>
            </w:r>
          </w:p>
        </w:tc>
      </w:tr>
      <w:tr w:rsidR="00EF1B2D" w14:paraId="5676804D" w14:textId="77777777" w:rsidTr="00C715DF">
        <w:trPr>
          <w:jc w:val="center"/>
        </w:trPr>
        <w:tc>
          <w:tcPr>
            <w:tcW w:w="992" w:type="dxa"/>
            <w:vAlign w:val="center"/>
          </w:tcPr>
          <w:p w14:paraId="3B3E196F" w14:textId="77777777" w:rsidR="00EF1B2D" w:rsidRPr="00133A75" w:rsidRDefault="00EF1B2D" w:rsidP="00C715DF">
            <w:pPr>
              <w:spacing w:line="259" w:lineRule="auto"/>
              <w:jc w:val="center"/>
              <w:rPr>
                <w:rFonts w:ascii="Arial" w:hAnsi="Arial" w:cs="Arial"/>
                <w:b/>
                <w:sz w:val="18"/>
                <w:szCs w:val="18"/>
                <w:shd w:val="clear" w:color="auto" w:fill="FFFFFF"/>
              </w:rPr>
            </w:pPr>
            <w:r w:rsidRPr="00133A75">
              <w:rPr>
                <w:rFonts w:ascii="Arial" w:hAnsi="Arial" w:cs="Arial"/>
                <w:b/>
                <w:sz w:val="18"/>
                <w:szCs w:val="18"/>
                <w:shd w:val="clear" w:color="auto" w:fill="FFFFFF"/>
              </w:rPr>
              <w:t>2012</w:t>
            </w:r>
          </w:p>
        </w:tc>
        <w:tc>
          <w:tcPr>
            <w:tcW w:w="1883" w:type="dxa"/>
            <w:vAlign w:val="center"/>
          </w:tcPr>
          <w:p w14:paraId="58628433" w14:textId="77777777" w:rsidR="00EF1B2D" w:rsidRPr="00671BDD" w:rsidRDefault="00EF1B2D" w:rsidP="00C715DF">
            <w:pPr>
              <w:spacing w:line="259" w:lineRule="auto"/>
              <w:jc w:val="center"/>
              <w:rPr>
                <w:rFonts w:ascii="Arial" w:hAnsi="Arial" w:cs="Arial"/>
                <w:sz w:val="18"/>
                <w:szCs w:val="18"/>
                <w:shd w:val="clear" w:color="auto" w:fill="FFFFFF"/>
              </w:rPr>
            </w:pPr>
            <w:r>
              <w:rPr>
                <w:rFonts w:ascii="Arial" w:hAnsi="Arial" w:cs="Arial"/>
                <w:sz w:val="18"/>
                <w:szCs w:val="18"/>
                <w:shd w:val="clear" w:color="auto" w:fill="FFFFFF"/>
              </w:rPr>
              <w:t>42.6</w:t>
            </w:r>
          </w:p>
        </w:tc>
      </w:tr>
      <w:tr w:rsidR="00EF1B2D" w14:paraId="20C32D27" w14:textId="77777777" w:rsidTr="00C715DF">
        <w:trPr>
          <w:jc w:val="center"/>
        </w:trPr>
        <w:tc>
          <w:tcPr>
            <w:tcW w:w="992" w:type="dxa"/>
            <w:vAlign w:val="center"/>
          </w:tcPr>
          <w:p w14:paraId="1B24F9C5" w14:textId="77777777" w:rsidR="00EF1B2D" w:rsidRPr="00133A75" w:rsidRDefault="00EF1B2D" w:rsidP="00C715DF">
            <w:pPr>
              <w:spacing w:line="259" w:lineRule="auto"/>
              <w:jc w:val="center"/>
              <w:rPr>
                <w:rFonts w:ascii="Arial" w:hAnsi="Arial" w:cs="Arial"/>
                <w:b/>
                <w:sz w:val="18"/>
                <w:szCs w:val="18"/>
                <w:shd w:val="clear" w:color="auto" w:fill="FFFFFF"/>
              </w:rPr>
            </w:pPr>
            <w:r w:rsidRPr="00133A75">
              <w:rPr>
                <w:rFonts w:ascii="Arial" w:hAnsi="Arial" w:cs="Arial"/>
                <w:b/>
                <w:sz w:val="18"/>
                <w:szCs w:val="18"/>
                <w:shd w:val="clear" w:color="auto" w:fill="FFFFFF"/>
              </w:rPr>
              <w:t>2013</w:t>
            </w:r>
          </w:p>
        </w:tc>
        <w:tc>
          <w:tcPr>
            <w:tcW w:w="1883" w:type="dxa"/>
            <w:vAlign w:val="center"/>
          </w:tcPr>
          <w:p w14:paraId="748EAE57" w14:textId="77777777" w:rsidR="00EF1B2D" w:rsidRPr="00671BDD" w:rsidRDefault="00EF1B2D" w:rsidP="00C715DF">
            <w:pPr>
              <w:spacing w:line="259" w:lineRule="auto"/>
              <w:jc w:val="center"/>
              <w:rPr>
                <w:rFonts w:ascii="Arial" w:hAnsi="Arial" w:cs="Arial"/>
                <w:sz w:val="18"/>
                <w:szCs w:val="18"/>
                <w:shd w:val="clear" w:color="auto" w:fill="FFFFFF"/>
              </w:rPr>
            </w:pPr>
            <w:r>
              <w:rPr>
                <w:rFonts w:ascii="Arial" w:hAnsi="Arial" w:cs="Arial"/>
                <w:sz w:val="18"/>
                <w:szCs w:val="18"/>
                <w:shd w:val="clear" w:color="auto" w:fill="FFFFFF"/>
              </w:rPr>
              <w:t>41.0</w:t>
            </w:r>
          </w:p>
        </w:tc>
      </w:tr>
      <w:tr w:rsidR="00EF1B2D" w14:paraId="76C70415" w14:textId="77777777" w:rsidTr="00C715DF">
        <w:trPr>
          <w:jc w:val="center"/>
        </w:trPr>
        <w:tc>
          <w:tcPr>
            <w:tcW w:w="992" w:type="dxa"/>
            <w:vAlign w:val="center"/>
          </w:tcPr>
          <w:p w14:paraId="7AA7FA38" w14:textId="77777777" w:rsidR="00EF1B2D" w:rsidRPr="00133A75" w:rsidRDefault="00EF1B2D" w:rsidP="00C715DF">
            <w:pPr>
              <w:spacing w:line="259" w:lineRule="auto"/>
              <w:jc w:val="center"/>
              <w:rPr>
                <w:rFonts w:ascii="Arial" w:hAnsi="Arial" w:cs="Arial"/>
                <w:b/>
                <w:sz w:val="18"/>
                <w:szCs w:val="18"/>
                <w:shd w:val="clear" w:color="auto" w:fill="FFFFFF"/>
              </w:rPr>
            </w:pPr>
            <w:r w:rsidRPr="00133A75">
              <w:rPr>
                <w:rFonts w:ascii="Arial" w:hAnsi="Arial" w:cs="Arial"/>
                <w:b/>
                <w:sz w:val="18"/>
                <w:szCs w:val="18"/>
                <w:shd w:val="clear" w:color="auto" w:fill="FFFFFF"/>
              </w:rPr>
              <w:t>2014</w:t>
            </w:r>
          </w:p>
        </w:tc>
        <w:tc>
          <w:tcPr>
            <w:tcW w:w="1883" w:type="dxa"/>
            <w:vAlign w:val="center"/>
          </w:tcPr>
          <w:p w14:paraId="19373A5F" w14:textId="77777777" w:rsidR="00EF1B2D" w:rsidRPr="00671BDD" w:rsidRDefault="00EF1B2D" w:rsidP="00C715DF">
            <w:pPr>
              <w:spacing w:line="259" w:lineRule="auto"/>
              <w:jc w:val="center"/>
              <w:rPr>
                <w:rFonts w:ascii="Arial" w:hAnsi="Arial" w:cs="Arial"/>
                <w:sz w:val="18"/>
                <w:szCs w:val="18"/>
                <w:shd w:val="clear" w:color="auto" w:fill="FFFFFF"/>
              </w:rPr>
            </w:pPr>
            <w:r>
              <w:rPr>
                <w:rFonts w:ascii="Arial" w:hAnsi="Arial" w:cs="Arial"/>
                <w:sz w:val="18"/>
                <w:szCs w:val="18"/>
                <w:shd w:val="clear" w:color="auto" w:fill="FFFFFF"/>
              </w:rPr>
              <w:t>43.4</w:t>
            </w:r>
          </w:p>
        </w:tc>
      </w:tr>
      <w:tr w:rsidR="00EF1B2D" w14:paraId="7D8372F5" w14:textId="77777777" w:rsidTr="00C715DF">
        <w:trPr>
          <w:jc w:val="center"/>
        </w:trPr>
        <w:tc>
          <w:tcPr>
            <w:tcW w:w="992" w:type="dxa"/>
            <w:vAlign w:val="center"/>
          </w:tcPr>
          <w:p w14:paraId="4BF494F6" w14:textId="77777777" w:rsidR="00EF1B2D" w:rsidRPr="00133A75" w:rsidRDefault="00EF1B2D" w:rsidP="00C715DF">
            <w:pPr>
              <w:spacing w:line="259" w:lineRule="auto"/>
              <w:jc w:val="center"/>
              <w:rPr>
                <w:rFonts w:ascii="Arial" w:hAnsi="Arial" w:cs="Arial"/>
                <w:b/>
                <w:sz w:val="18"/>
                <w:szCs w:val="18"/>
                <w:shd w:val="clear" w:color="auto" w:fill="FFFFFF"/>
              </w:rPr>
            </w:pPr>
            <w:r w:rsidRPr="00133A75">
              <w:rPr>
                <w:rFonts w:ascii="Arial" w:hAnsi="Arial" w:cs="Arial"/>
                <w:b/>
                <w:sz w:val="18"/>
                <w:szCs w:val="18"/>
                <w:shd w:val="clear" w:color="auto" w:fill="FFFFFF"/>
              </w:rPr>
              <w:t>2015</w:t>
            </w:r>
          </w:p>
        </w:tc>
        <w:tc>
          <w:tcPr>
            <w:tcW w:w="1883" w:type="dxa"/>
            <w:vAlign w:val="center"/>
          </w:tcPr>
          <w:p w14:paraId="01037A9C" w14:textId="77777777" w:rsidR="00EF1B2D" w:rsidRPr="00671BDD" w:rsidRDefault="00EF1B2D" w:rsidP="00C715DF">
            <w:pPr>
              <w:spacing w:line="259" w:lineRule="auto"/>
              <w:jc w:val="center"/>
              <w:rPr>
                <w:rFonts w:ascii="Arial" w:hAnsi="Arial" w:cs="Arial"/>
                <w:sz w:val="18"/>
                <w:szCs w:val="18"/>
                <w:shd w:val="clear" w:color="auto" w:fill="FFFFFF"/>
              </w:rPr>
            </w:pPr>
            <w:r>
              <w:rPr>
                <w:rFonts w:ascii="Arial" w:hAnsi="Arial" w:cs="Arial"/>
                <w:sz w:val="18"/>
                <w:szCs w:val="18"/>
                <w:shd w:val="clear" w:color="auto" w:fill="FFFFFF"/>
              </w:rPr>
              <w:t>44.0</w:t>
            </w:r>
          </w:p>
        </w:tc>
      </w:tr>
      <w:tr w:rsidR="00EF1B2D" w14:paraId="209508F9" w14:textId="77777777" w:rsidTr="00C715DF">
        <w:trPr>
          <w:jc w:val="center"/>
        </w:trPr>
        <w:tc>
          <w:tcPr>
            <w:tcW w:w="992" w:type="dxa"/>
            <w:vAlign w:val="center"/>
          </w:tcPr>
          <w:p w14:paraId="36DE1B5D" w14:textId="77777777" w:rsidR="00EF1B2D" w:rsidRPr="00133A75" w:rsidRDefault="00EF1B2D" w:rsidP="00C715DF">
            <w:pPr>
              <w:spacing w:line="259" w:lineRule="auto"/>
              <w:jc w:val="center"/>
              <w:rPr>
                <w:rFonts w:ascii="Arial" w:hAnsi="Arial" w:cs="Arial"/>
                <w:b/>
                <w:sz w:val="18"/>
                <w:szCs w:val="18"/>
                <w:shd w:val="clear" w:color="auto" w:fill="FFFFFF"/>
              </w:rPr>
            </w:pPr>
            <w:r w:rsidRPr="00133A75">
              <w:rPr>
                <w:rFonts w:ascii="Arial" w:hAnsi="Arial" w:cs="Arial"/>
                <w:b/>
                <w:sz w:val="18"/>
                <w:szCs w:val="18"/>
                <w:shd w:val="clear" w:color="auto" w:fill="FFFFFF"/>
              </w:rPr>
              <w:t>2016</w:t>
            </w:r>
          </w:p>
        </w:tc>
        <w:tc>
          <w:tcPr>
            <w:tcW w:w="1883" w:type="dxa"/>
            <w:vAlign w:val="center"/>
          </w:tcPr>
          <w:p w14:paraId="01CC95A2" w14:textId="77777777" w:rsidR="00EF1B2D" w:rsidRPr="00671BDD" w:rsidRDefault="00EF1B2D" w:rsidP="00C715DF">
            <w:pPr>
              <w:spacing w:line="259" w:lineRule="auto"/>
              <w:jc w:val="center"/>
              <w:rPr>
                <w:rFonts w:ascii="Arial" w:hAnsi="Arial" w:cs="Arial"/>
                <w:sz w:val="18"/>
                <w:szCs w:val="18"/>
                <w:shd w:val="clear" w:color="auto" w:fill="FFFFFF"/>
              </w:rPr>
            </w:pPr>
            <w:r>
              <w:rPr>
                <w:rFonts w:ascii="Arial" w:hAnsi="Arial" w:cs="Arial"/>
                <w:sz w:val="18"/>
                <w:szCs w:val="18"/>
                <w:shd w:val="clear" w:color="auto" w:fill="FFFFFF"/>
              </w:rPr>
              <w:t>42.0</w:t>
            </w:r>
          </w:p>
        </w:tc>
      </w:tr>
    </w:tbl>
    <w:p w14:paraId="1085F6E1" w14:textId="77777777" w:rsidR="00EF1B2D" w:rsidRPr="00DF7048" w:rsidRDefault="00EF1B2D" w:rsidP="00EF1B2D">
      <w:pPr>
        <w:spacing w:after="0"/>
        <w:rPr>
          <w:rFonts w:ascii="Arial" w:hAnsi="Arial" w:cs="Arial"/>
          <w:b/>
          <w:sz w:val="18"/>
          <w:szCs w:val="18"/>
        </w:rPr>
      </w:pPr>
    </w:p>
    <w:p w14:paraId="7E5CC59D" w14:textId="49031129" w:rsidR="00EF1B2D" w:rsidRPr="003D78B0" w:rsidRDefault="00EF1B2D" w:rsidP="00EF1B2D">
      <w:pPr>
        <w:pStyle w:val="Caption"/>
        <w:rPr>
          <w:rFonts w:ascii="Arial" w:hAnsi="Arial" w:cs="Arial"/>
          <w:i w:val="0"/>
          <w:color w:val="000000" w:themeColor="text1"/>
        </w:rPr>
      </w:pPr>
      <w:r w:rsidRPr="00EF1B2D">
        <w:rPr>
          <w:rFonts w:ascii="Arial" w:hAnsi="Arial" w:cs="Arial"/>
          <w:b/>
          <w:i w:val="0"/>
          <w:color w:val="000000" w:themeColor="text1"/>
        </w:rPr>
        <w:t xml:space="preserve">Table </w:t>
      </w:r>
      <w:r w:rsidRPr="00EF1B2D">
        <w:rPr>
          <w:rFonts w:ascii="Arial" w:hAnsi="Arial" w:cs="Arial"/>
          <w:b/>
          <w:i w:val="0"/>
          <w:color w:val="000000" w:themeColor="text1"/>
        </w:rPr>
        <w:fldChar w:fldCharType="begin"/>
      </w:r>
      <w:r w:rsidRPr="00EF1B2D">
        <w:rPr>
          <w:rFonts w:ascii="Arial" w:hAnsi="Arial" w:cs="Arial"/>
          <w:b/>
          <w:i w:val="0"/>
          <w:color w:val="000000" w:themeColor="text1"/>
        </w:rPr>
        <w:instrText xml:space="preserve"> SEQ Table \* ARABIC </w:instrText>
      </w:r>
      <w:r w:rsidRPr="00EF1B2D">
        <w:rPr>
          <w:rFonts w:ascii="Arial" w:hAnsi="Arial" w:cs="Arial"/>
          <w:b/>
          <w:i w:val="0"/>
          <w:color w:val="000000" w:themeColor="text1"/>
        </w:rPr>
        <w:fldChar w:fldCharType="separate"/>
      </w:r>
      <w:r w:rsidR="0068047C">
        <w:rPr>
          <w:rFonts w:ascii="Arial" w:hAnsi="Arial" w:cs="Arial"/>
          <w:b/>
          <w:i w:val="0"/>
          <w:noProof/>
          <w:color w:val="000000" w:themeColor="text1"/>
        </w:rPr>
        <w:t>3</w:t>
      </w:r>
      <w:r w:rsidRPr="00EF1B2D">
        <w:rPr>
          <w:rFonts w:ascii="Arial" w:hAnsi="Arial" w:cs="Arial"/>
          <w:b/>
          <w:i w:val="0"/>
          <w:color w:val="000000" w:themeColor="text1"/>
        </w:rPr>
        <w:fldChar w:fldCharType="end"/>
      </w:r>
      <w:r w:rsidRPr="00EF1B2D">
        <w:rPr>
          <w:rFonts w:ascii="Arial" w:hAnsi="Arial" w:cs="Arial"/>
          <w:b/>
          <w:i w:val="0"/>
          <w:color w:val="000000" w:themeColor="text1"/>
        </w:rPr>
        <w:t>.</w:t>
      </w:r>
      <w:r w:rsidRPr="003D78B0">
        <w:rPr>
          <w:rFonts w:ascii="Arial" w:hAnsi="Arial" w:cs="Arial"/>
          <w:i w:val="0"/>
          <w:color w:val="000000" w:themeColor="text1"/>
        </w:rPr>
        <w:t xml:space="preserve"> </w:t>
      </w:r>
      <w:r>
        <w:rPr>
          <w:rFonts w:ascii="Arial" w:hAnsi="Arial" w:cs="Arial"/>
          <w:i w:val="0"/>
          <w:color w:val="000000" w:themeColor="text1"/>
        </w:rPr>
        <w:t>PM</w:t>
      </w:r>
      <w:r w:rsidRPr="009D3CC1">
        <w:rPr>
          <w:rFonts w:ascii="Arial" w:hAnsi="Arial" w:cs="Arial"/>
          <w:i w:val="0"/>
          <w:color w:val="000000" w:themeColor="text1"/>
          <w:vertAlign w:val="subscript"/>
        </w:rPr>
        <w:t>2.5</w:t>
      </w:r>
      <w:r>
        <w:rPr>
          <w:rFonts w:ascii="Arial" w:hAnsi="Arial" w:cs="Arial"/>
          <w:i w:val="0"/>
          <w:color w:val="000000" w:themeColor="text1"/>
        </w:rPr>
        <w:t xml:space="preserve"> annual mean concentrations measured over all the monitoring stations in the UAE from 2011 to 2016</w:t>
      </w:r>
      <w:r w:rsidRPr="003D78B0">
        <w:rPr>
          <w:rFonts w:ascii="Arial" w:hAnsi="Arial" w:cs="Arial"/>
          <w:i w:val="0"/>
          <w:color w:val="000000" w:themeColor="text1"/>
        </w:rPr>
        <w:t xml:space="preserve">. All values are given in </w:t>
      </w:r>
      <w:r w:rsidRPr="003D78B0">
        <w:rPr>
          <w:rFonts w:ascii="Symbol" w:hAnsi="Symbol" w:cs="Arial"/>
          <w:i w:val="0"/>
          <w:color w:val="000000" w:themeColor="text1"/>
        </w:rPr>
        <w:t></w:t>
      </w:r>
      <w:r w:rsidRPr="003D78B0">
        <w:rPr>
          <w:rFonts w:ascii="Arial" w:hAnsi="Arial" w:cs="Arial"/>
          <w:i w:val="0"/>
          <w:color w:val="000000" w:themeColor="text1"/>
        </w:rPr>
        <w:t>g/m</w:t>
      </w:r>
      <w:r w:rsidRPr="003D78B0">
        <w:rPr>
          <w:rFonts w:ascii="Arial" w:hAnsi="Arial" w:cs="Arial"/>
          <w:i w:val="0"/>
          <w:color w:val="000000" w:themeColor="text1"/>
          <w:vertAlign w:val="superscript"/>
        </w:rPr>
        <w:t>3</w:t>
      </w:r>
      <w:r w:rsidRPr="003D78B0">
        <w:rPr>
          <w:rFonts w:ascii="Arial" w:hAnsi="Arial" w:cs="Arial"/>
          <w:i w:val="0"/>
          <w:color w:val="000000" w:themeColor="text1"/>
        </w:rPr>
        <w:t>.</w:t>
      </w:r>
      <w:r>
        <w:rPr>
          <w:rFonts w:ascii="Arial" w:hAnsi="Arial" w:cs="Arial"/>
          <w:i w:val="0"/>
          <w:color w:val="000000" w:themeColor="text1"/>
        </w:rPr>
        <w:t xml:space="preserve"> Data from 2011 to 2013 are from satellite estimations, while data from 2014 to 2016 are from monitoring stations.</w:t>
      </w:r>
    </w:p>
    <w:p w14:paraId="000EBDFD" w14:textId="2CE0FF37" w:rsidR="00EF1B2D" w:rsidRDefault="00EF1B2D" w:rsidP="003D78B0">
      <w:pPr>
        <w:spacing w:after="0"/>
        <w:rPr>
          <w:rFonts w:ascii="Times New Roman" w:hAnsi="Times New Roman" w:cs="Times New Roman"/>
        </w:rPr>
      </w:pPr>
    </w:p>
    <w:p w14:paraId="4EABB93F" w14:textId="55545E0A" w:rsidR="00EF1B2D" w:rsidRDefault="00EF1B2D" w:rsidP="003D78B0">
      <w:pPr>
        <w:spacing w:after="0"/>
        <w:rPr>
          <w:rFonts w:ascii="Times New Roman" w:hAnsi="Times New Roman" w:cs="Times New Roman"/>
        </w:rPr>
      </w:pPr>
    </w:p>
    <w:p w14:paraId="20A884DE" w14:textId="77777777" w:rsidR="00EF1B2D" w:rsidRDefault="00EF1B2D" w:rsidP="003D78B0">
      <w:pPr>
        <w:spacing w:after="0"/>
        <w:rPr>
          <w:rFonts w:ascii="Times New Roman" w:hAnsi="Times New Roman" w:cs="Times New Roman"/>
        </w:rPr>
      </w:pPr>
    </w:p>
    <w:p w14:paraId="19E615F8" w14:textId="77777777" w:rsidR="00EF1B2D" w:rsidRPr="00DF7048" w:rsidRDefault="00EF1B2D" w:rsidP="003D78B0">
      <w:pPr>
        <w:spacing w:after="0"/>
        <w:rPr>
          <w:rFonts w:ascii="Times New Roman" w:hAnsi="Times New Roman" w:cs="Times New Roman"/>
        </w:rPr>
      </w:pPr>
    </w:p>
    <w:tbl>
      <w:tblPr>
        <w:tblStyle w:val="TableGrid"/>
        <w:tblW w:w="6925" w:type="dxa"/>
        <w:jc w:val="center"/>
        <w:tblLook w:val="04A0" w:firstRow="1" w:lastRow="0" w:firstColumn="1" w:lastColumn="0" w:noHBand="0" w:noVBand="1"/>
      </w:tblPr>
      <w:tblGrid>
        <w:gridCol w:w="1615"/>
        <w:gridCol w:w="1080"/>
        <w:gridCol w:w="1530"/>
        <w:gridCol w:w="990"/>
        <w:gridCol w:w="1710"/>
      </w:tblGrid>
      <w:tr w:rsidR="003D78B0" w:rsidRPr="00DF7048" w14:paraId="259A293F" w14:textId="77777777" w:rsidTr="00381075">
        <w:trPr>
          <w:jc w:val="center"/>
        </w:trPr>
        <w:tc>
          <w:tcPr>
            <w:tcW w:w="1615" w:type="dxa"/>
            <w:vAlign w:val="center"/>
          </w:tcPr>
          <w:p w14:paraId="4E076B53" w14:textId="77777777" w:rsidR="003D78B0" w:rsidRPr="00DF7048" w:rsidRDefault="003D78B0" w:rsidP="000D4119">
            <w:pPr>
              <w:spacing w:line="259" w:lineRule="auto"/>
              <w:rPr>
                <w:rFonts w:ascii="Arial" w:hAnsi="Arial" w:cs="Arial"/>
                <w:sz w:val="18"/>
                <w:szCs w:val="18"/>
                <w:shd w:val="clear" w:color="auto" w:fill="FFFFFF"/>
              </w:rPr>
            </w:pPr>
          </w:p>
        </w:tc>
        <w:tc>
          <w:tcPr>
            <w:tcW w:w="1080" w:type="dxa"/>
            <w:vAlign w:val="center"/>
          </w:tcPr>
          <w:p w14:paraId="0DAD2F83" w14:textId="77777777" w:rsidR="003D78B0" w:rsidRPr="00DF7048" w:rsidRDefault="003D78B0" w:rsidP="000D4119">
            <w:pPr>
              <w:spacing w:line="259" w:lineRule="auto"/>
              <w:jc w:val="center"/>
              <w:rPr>
                <w:rFonts w:ascii="Arial" w:hAnsi="Arial" w:cs="Arial"/>
                <w:b/>
                <w:sz w:val="18"/>
                <w:szCs w:val="18"/>
                <w:shd w:val="clear" w:color="auto" w:fill="FFFFFF"/>
              </w:rPr>
            </w:pPr>
            <w:r w:rsidRPr="00DF7048">
              <w:rPr>
                <w:rFonts w:ascii="Arial" w:hAnsi="Arial" w:cs="Arial"/>
                <w:b/>
                <w:sz w:val="18"/>
                <w:szCs w:val="18"/>
                <w:shd w:val="clear" w:color="auto" w:fill="FFFFFF"/>
              </w:rPr>
              <w:t>Europe</w:t>
            </w:r>
          </w:p>
        </w:tc>
        <w:tc>
          <w:tcPr>
            <w:tcW w:w="1530" w:type="dxa"/>
            <w:vAlign w:val="center"/>
          </w:tcPr>
          <w:p w14:paraId="48047EB2" w14:textId="77777777" w:rsidR="003D78B0" w:rsidRPr="00DF7048" w:rsidRDefault="003D78B0" w:rsidP="000D4119">
            <w:pPr>
              <w:spacing w:line="259" w:lineRule="auto"/>
              <w:jc w:val="center"/>
              <w:rPr>
                <w:rFonts w:ascii="Arial" w:hAnsi="Arial" w:cs="Arial"/>
                <w:b/>
                <w:sz w:val="18"/>
                <w:szCs w:val="18"/>
                <w:shd w:val="clear" w:color="auto" w:fill="FFFFFF"/>
              </w:rPr>
            </w:pPr>
            <w:r w:rsidRPr="00DF7048">
              <w:rPr>
                <w:rFonts w:ascii="Arial" w:hAnsi="Arial" w:cs="Arial"/>
                <w:b/>
                <w:sz w:val="18"/>
                <w:szCs w:val="18"/>
                <w:shd w:val="clear" w:color="auto" w:fill="FFFFFF"/>
              </w:rPr>
              <w:t>USA</w:t>
            </w:r>
          </w:p>
        </w:tc>
        <w:tc>
          <w:tcPr>
            <w:tcW w:w="990" w:type="dxa"/>
            <w:vAlign w:val="center"/>
          </w:tcPr>
          <w:p w14:paraId="6F7D3ECA" w14:textId="77777777" w:rsidR="003D78B0" w:rsidRPr="00DF7048" w:rsidRDefault="003D78B0" w:rsidP="000D4119">
            <w:pPr>
              <w:spacing w:line="259" w:lineRule="auto"/>
              <w:jc w:val="center"/>
              <w:rPr>
                <w:rFonts w:ascii="Arial" w:hAnsi="Arial" w:cs="Arial"/>
                <w:b/>
                <w:sz w:val="18"/>
                <w:szCs w:val="18"/>
                <w:shd w:val="clear" w:color="auto" w:fill="FFFFFF"/>
              </w:rPr>
            </w:pPr>
            <w:r w:rsidRPr="00DF7048">
              <w:rPr>
                <w:rFonts w:ascii="Arial" w:hAnsi="Arial" w:cs="Arial"/>
                <w:b/>
                <w:sz w:val="18"/>
                <w:szCs w:val="18"/>
                <w:shd w:val="clear" w:color="auto" w:fill="FFFFFF"/>
              </w:rPr>
              <w:t>UAE</w:t>
            </w:r>
          </w:p>
        </w:tc>
        <w:tc>
          <w:tcPr>
            <w:tcW w:w="1710" w:type="dxa"/>
            <w:vAlign w:val="center"/>
          </w:tcPr>
          <w:p w14:paraId="32DEBA34" w14:textId="77777777" w:rsidR="003D78B0" w:rsidRPr="00DF7048" w:rsidRDefault="003D78B0" w:rsidP="000D4119">
            <w:pPr>
              <w:spacing w:line="259" w:lineRule="auto"/>
              <w:jc w:val="center"/>
              <w:rPr>
                <w:rFonts w:ascii="Arial" w:hAnsi="Arial" w:cs="Arial"/>
                <w:b/>
                <w:sz w:val="18"/>
                <w:szCs w:val="18"/>
                <w:shd w:val="clear" w:color="auto" w:fill="FFFFFF"/>
              </w:rPr>
            </w:pPr>
            <w:r w:rsidRPr="00DF7048">
              <w:rPr>
                <w:rFonts w:ascii="Arial" w:hAnsi="Arial" w:cs="Arial"/>
                <w:b/>
                <w:sz w:val="18"/>
                <w:szCs w:val="18"/>
                <w:shd w:val="clear" w:color="auto" w:fill="FFFFFF"/>
              </w:rPr>
              <w:t>WHO (AQG)</w:t>
            </w:r>
          </w:p>
        </w:tc>
      </w:tr>
      <w:tr w:rsidR="003D78B0" w:rsidRPr="00DF7048" w14:paraId="0CEA34DC" w14:textId="77777777" w:rsidTr="00381075">
        <w:trPr>
          <w:jc w:val="center"/>
        </w:trPr>
        <w:tc>
          <w:tcPr>
            <w:tcW w:w="1615" w:type="dxa"/>
            <w:vAlign w:val="center"/>
          </w:tcPr>
          <w:p w14:paraId="262D0CE3" w14:textId="77777777" w:rsidR="003D78B0" w:rsidRPr="00DF7048" w:rsidRDefault="003D78B0" w:rsidP="000D4119">
            <w:pPr>
              <w:spacing w:line="259" w:lineRule="auto"/>
              <w:jc w:val="center"/>
              <w:rPr>
                <w:rFonts w:ascii="Arial" w:hAnsi="Arial" w:cs="Arial"/>
                <w:b/>
                <w:sz w:val="18"/>
                <w:szCs w:val="18"/>
                <w:shd w:val="clear" w:color="auto" w:fill="FFFFFF"/>
              </w:rPr>
            </w:pPr>
            <w:r w:rsidRPr="00DF7048">
              <w:rPr>
                <w:rFonts w:ascii="Arial" w:hAnsi="Arial" w:cs="Arial"/>
                <w:b/>
                <w:sz w:val="18"/>
                <w:szCs w:val="18"/>
                <w:shd w:val="clear" w:color="auto" w:fill="FFFFFF"/>
              </w:rPr>
              <w:t>PM</w:t>
            </w:r>
            <w:r w:rsidRPr="00DF7048">
              <w:rPr>
                <w:rFonts w:ascii="Arial" w:hAnsi="Arial" w:cs="Arial"/>
                <w:b/>
                <w:sz w:val="18"/>
                <w:szCs w:val="18"/>
                <w:shd w:val="clear" w:color="auto" w:fill="FFFFFF"/>
                <w:vertAlign w:val="subscript"/>
              </w:rPr>
              <w:t>2.5</w:t>
            </w:r>
            <w:r w:rsidRPr="00DF7048">
              <w:rPr>
                <w:rFonts w:ascii="Arial" w:hAnsi="Arial" w:cs="Arial"/>
                <w:b/>
                <w:sz w:val="18"/>
                <w:szCs w:val="18"/>
                <w:shd w:val="clear" w:color="auto" w:fill="FFFFFF"/>
              </w:rPr>
              <w:t>, annual</w:t>
            </w:r>
          </w:p>
        </w:tc>
        <w:tc>
          <w:tcPr>
            <w:tcW w:w="1080" w:type="dxa"/>
            <w:vAlign w:val="center"/>
          </w:tcPr>
          <w:p w14:paraId="29542061" w14:textId="77777777" w:rsidR="003D78B0" w:rsidRPr="00DF7048" w:rsidRDefault="003D78B0" w:rsidP="000D4119">
            <w:pPr>
              <w:spacing w:line="259" w:lineRule="auto"/>
              <w:jc w:val="center"/>
              <w:rPr>
                <w:rFonts w:ascii="Arial" w:hAnsi="Arial" w:cs="Arial"/>
                <w:sz w:val="18"/>
                <w:szCs w:val="18"/>
                <w:shd w:val="clear" w:color="auto" w:fill="FFFFFF"/>
              </w:rPr>
            </w:pPr>
            <w:r w:rsidRPr="00DF7048">
              <w:rPr>
                <w:rFonts w:ascii="Arial" w:hAnsi="Arial" w:cs="Arial"/>
                <w:sz w:val="18"/>
                <w:szCs w:val="18"/>
                <w:shd w:val="clear" w:color="auto" w:fill="FFFFFF"/>
              </w:rPr>
              <w:t>25</w:t>
            </w:r>
          </w:p>
        </w:tc>
        <w:tc>
          <w:tcPr>
            <w:tcW w:w="1530" w:type="dxa"/>
            <w:vAlign w:val="center"/>
          </w:tcPr>
          <w:p w14:paraId="1B6B00C2" w14:textId="77777777" w:rsidR="003D78B0" w:rsidRPr="00DF7048" w:rsidRDefault="003D78B0" w:rsidP="000D4119">
            <w:pPr>
              <w:spacing w:line="259" w:lineRule="auto"/>
              <w:jc w:val="center"/>
              <w:rPr>
                <w:rFonts w:ascii="Arial" w:hAnsi="Arial" w:cs="Arial"/>
                <w:sz w:val="18"/>
                <w:szCs w:val="18"/>
                <w:shd w:val="clear" w:color="auto" w:fill="FFFFFF"/>
              </w:rPr>
            </w:pPr>
            <w:r w:rsidRPr="00DF7048">
              <w:rPr>
                <w:rFonts w:ascii="Arial" w:hAnsi="Arial" w:cs="Arial"/>
                <w:sz w:val="18"/>
                <w:szCs w:val="18"/>
                <w:shd w:val="clear" w:color="auto" w:fill="FFFFFF"/>
              </w:rPr>
              <w:t>15</w:t>
            </w:r>
          </w:p>
        </w:tc>
        <w:tc>
          <w:tcPr>
            <w:tcW w:w="990" w:type="dxa"/>
            <w:vAlign w:val="center"/>
          </w:tcPr>
          <w:p w14:paraId="7308CBF2" w14:textId="77777777" w:rsidR="003D78B0" w:rsidRPr="00DF7048" w:rsidRDefault="003D78B0" w:rsidP="000D4119">
            <w:pPr>
              <w:spacing w:line="259" w:lineRule="auto"/>
              <w:jc w:val="center"/>
              <w:rPr>
                <w:rFonts w:ascii="Arial" w:hAnsi="Arial" w:cs="Arial"/>
                <w:b/>
                <w:sz w:val="18"/>
                <w:szCs w:val="18"/>
                <w:shd w:val="clear" w:color="auto" w:fill="FFFFFF"/>
              </w:rPr>
            </w:pPr>
            <w:r w:rsidRPr="00DF7048">
              <w:rPr>
                <w:rFonts w:ascii="Arial" w:hAnsi="Arial" w:cs="Arial"/>
                <w:b/>
                <w:sz w:val="18"/>
                <w:szCs w:val="18"/>
                <w:shd w:val="clear" w:color="auto" w:fill="FFFFFF"/>
              </w:rPr>
              <w:t>20</w:t>
            </w:r>
          </w:p>
        </w:tc>
        <w:tc>
          <w:tcPr>
            <w:tcW w:w="1710" w:type="dxa"/>
            <w:vAlign w:val="center"/>
          </w:tcPr>
          <w:p w14:paraId="3384E8F8" w14:textId="77777777" w:rsidR="003D78B0" w:rsidRPr="00DF7048" w:rsidRDefault="003D78B0" w:rsidP="000D4119">
            <w:pPr>
              <w:spacing w:line="259" w:lineRule="auto"/>
              <w:jc w:val="center"/>
              <w:rPr>
                <w:rFonts w:ascii="Arial" w:hAnsi="Arial" w:cs="Arial"/>
                <w:sz w:val="18"/>
                <w:szCs w:val="18"/>
                <w:shd w:val="clear" w:color="auto" w:fill="FFFFFF"/>
              </w:rPr>
            </w:pPr>
            <w:r w:rsidRPr="00DF7048">
              <w:rPr>
                <w:rFonts w:ascii="Arial" w:hAnsi="Arial" w:cs="Arial"/>
                <w:sz w:val="18"/>
                <w:szCs w:val="18"/>
                <w:shd w:val="clear" w:color="auto" w:fill="FFFFFF"/>
              </w:rPr>
              <w:t>10</w:t>
            </w:r>
          </w:p>
        </w:tc>
      </w:tr>
      <w:tr w:rsidR="003D78B0" w:rsidRPr="00DF7048" w14:paraId="1E9D52E3" w14:textId="77777777" w:rsidTr="00381075">
        <w:trPr>
          <w:jc w:val="center"/>
        </w:trPr>
        <w:tc>
          <w:tcPr>
            <w:tcW w:w="1615" w:type="dxa"/>
            <w:vAlign w:val="center"/>
          </w:tcPr>
          <w:p w14:paraId="0FFA8955" w14:textId="77777777" w:rsidR="003D78B0" w:rsidRPr="00DF7048" w:rsidRDefault="003D78B0" w:rsidP="000D4119">
            <w:pPr>
              <w:spacing w:line="259" w:lineRule="auto"/>
              <w:jc w:val="center"/>
              <w:rPr>
                <w:rFonts w:ascii="Arial" w:hAnsi="Arial" w:cs="Arial"/>
                <w:b/>
                <w:sz w:val="18"/>
                <w:szCs w:val="18"/>
                <w:shd w:val="clear" w:color="auto" w:fill="FFFFFF"/>
              </w:rPr>
            </w:pPr>
            <w:r w:rsidRPr="00DF7048">
              <w:rPr>
                <w:rFonts w:ascii="Arial" w:hAnsi="Arial" w:cs="Arial"/>
                <w:b/>
                <w:sz w:val="18"/>
                <w:szCs w:val="18"/>
                <w:shd w:val="clear" w:color="auto" w:fill="FFFFFF"/>
              </w:rPr>
              <w:t>PM</w:t>
            </w:r>
            <w:r w:rsidRPr="00DF7048">
              <w:rPr>
                <w:rFonts w:ascii="Arial" w:hAnsi="Arial" w:cs="Arial"/>
                <w:b/>
                <w:sz w:val="18"/>
                <w:szCs w:val="18"/>
                <w:shd w:val="clear" w:color="auto" w:fill="FFFFFF"/>
                <w:vertAlign w:val="subscript"/>
              </w:rPr>
              <w:t>2.5</w:t>
            </w:r>
            <w:r w:rsidRPr="00DF7048">
              <w:rPr>
                <w:rFonts w:ascii="Arial" w:hAnsi="Arial" w:cs="Arial"/>
                <w:b/>
                <w:sz w:val="18"/>
                <w:szCs w:val="18"/>
                <w:shd w:val="clear" w:color="auto" w:fill="FFFFFF"/>
              </w:rPr>
              <w:t xml:space="preserve">, 24-h </w:t>
            </w:r>
          </w:p>
        </w:tc>
        <w:tc>
          <w:tcPr>
            <w:tcW w:w="1080" w:type="dxa"/>
            <w:vAlign w:val="center"/>
          </w:tcPr>
          <w:p w14:paraId="19733834" w14:textId="77777777" w:rsidR="003D78B0" w:rsidRPr="00DF7048" w:rsidRDefault="003D78B0" w:rsidP="000D4119">
            <w:pPr>
              <w:spacing w:line="259" w:lineRule="auto"/>
              <w:jc w:val="center"/>
              <w:rPr>
                <w:rFonts w:ascii="Arial" w:hAnsi="Arial" w:cs="Arial"/>
                <w:sz w:val="18"/>
                <w:szCs w:val="18"/>
                <w:shd w:val="clear" w:color="auto" w:fill="FFFFFF"/>
              </w:rPr>
            </w:pPr>
            <w:r w:rsidRPr="00DF7048">
              <w:rPr>
                <w:rFonts w:ascii="Arial" w:hAnsi="Arial" w:cs="Arial"/>
                <w:sz w:val="18"/>
                <w:szCs w:val="18"/>
                <w:shd w:val="clear" w:color="auto" w:fill="FFFFFF"/>
              </w:rPr>
              <w:t>40</w:t>
            </w:r>
          </w:p>
        </w:tc>
        <w:tc>
          <w:tcPr>
            <w:tcW w:w="1530" w:type="dxa"/>
            <w:vAlign w:val="center"/>
          </w:tcPr>
          <w:p w14:paraId="743FF0D0" w14:textId="77777777" w:rsidR="003D78B0" w:rsidRPr="00DF7048" w:rsidRDefault="003D78B0" w:rsidP="000D4119">
            <w:pPr>
              <w:spacing w:line="259" w:lineRule="auto"/>
              <w:jc w:val="center"/>
              <w:rPr>
                <w:rFonts w:ascii="Arial" w:hAnsi="Arial" w:cs="Arial"/>
                <w:sz w:val="18"/>
                <w:szCs w:val="18"/>
                <w:shd w:val="clear" w:color="auto" w:fill="FFFFFF"/>
              </w:rPr>
            </w:pPr>
            <w:r w:rsidRPr="00DF7048">
              <w:rPr>
                <w:rFonts w:ascii="Arial" w:hAnsi="Arial" w:cs="Arial"/>
                <w:sz w:val="18"/>
                <w:szCs w:val="18"/>
                <w:shd w:val="clear" w:color="auto" w:fill="FFFFFF"/>
              </w:rPr>
              <w:t>35</w:t>
            </w:r>
          </w:p>
        </w:tc>
        <w:tc>
          <w:tcPr>
            <w:tcW w:w="990" w:type="dxa"/>
            <w:vAlign w:val="center"/>
          </w:tcPr>
          <w:p w14:paraId="5406582B" w14:textId="77777777" w:rsidR="003D78B0" w:rsidRPr="00DF7048" w:rsidRDefault="003D78B0" w:rsidP="000D4119">
            <w:pPr>
              <w:spacing w:line="259" w:lineRule="auto"/>
              <w:jc w:val="center"/>
              <w:rPr>
                <w:rFonts w:ascii="Arial" w:hAnsi="Arial" w:cs="Arial"/>
                <w:b/>
                <w:sz w:val="18"/>
                <w:szCs w:val="18"/>
                <w:shd w:val="clear" w:color="auto" w:fill="FFFFFF"/>
              </w:rPr>
            </w:pPr>
            <w:r w:rsidRPr="00DF7048">
              <w:rPr>
                <w:rFonts w:ascii="Arial" w:hAnsi="Arial" w:cs="Arial"/>
                <w:b/>
                <w:sz w:val="18"/>
                <w:szCs w:val="18"/>
                <w:shd w:val="clear" w:color="auto" w:fill="FFFFFF"/>
              </w:rPr>
              <w:t>39</w:t>
            </w:r>
          </w:p>
        </w:tc>
        <w:tc>
          <w:tcPr>
            <w:tcW w:w="1710" w:type="dxa"/>
            <w:vAlign w:val="center"/>
          </w:tcPr>
          <w:p w14:paraId="12714629" w14:textId="77777777" w:rsidR="003D78B0" w:rsidRPr="00DF7048" w:rsidRDefault="003D78B0" w:rsidP="000D4119">
            <w:pPr>
              <w:spacing w:line="259" w:lineRule="auto"/>
              <w:jc w:val="center"/>
              <w:rPr>
                <w:rFonts w:ascii="Arial" w:hAnsi="Arial" w:cs="Arial"/>
                <w:sz w:val="18"/>
                <w:szCs w:val="18"/>
                <w:shd w:val="clear" w:color="auto" w:fill="FFFFFF"/>
              </w:rPr>
            </w:pPr>
            <w:r w:rsidRPr="00DF7048">
              <w:rPr>
                <w:rFonts w:ascii="Arial" w:hAnsi="Arial" w:cs="Arial"/>
                <w:sz w:val="18"/>
                <w:szCs w:val="18"/>
                <w:shd w:val="clear" w:color="auto" w:fill="FFFFFF"/>
              </w:rPr>
              <w:t>25</w:t>
            </w:r>
          </w:p>
        </w:tc>
      </w:tr>
    </w:tbl>
    <w:p w14:paraId="14818697" w14:textId="77777777" w:rsidR="003D78B0" w:rsidRPr="00DF7048" w:rsidRDefault="003D78B0" w:rsidP="003D78B0">
      <w:pPr>
        <w:spacing w:after="0"/>
        <w:rPr>
          <w:rFonts w:ascii="Arial" w:hAnsi="Arial" w:cs="Arial"/>
          <w:b/>
          <w:sz w:val="18"/>
          <w:szCs w:val="18"/>
        </w:rPr>
      </w:pPr>
    </w:p>
    <w:p w14:paraId="48150434" w14:textId="24BC0A35" w:rsidR="003D78B0" w:rsidRPr="00DF7048" w:rsidRDefault="00EF1B2D" w:rsidP="003D78B0">
      <w:pPr>
        <w:spacing w:after="0"/>
        <w:rPr>
          <w:rFonts w:ascii="Arial" w:hAnsi="Arial" w:cs="Arial"/>
          <w:sz w:val="18"/>
          <w:szCs w:val="18"/>
        </w:rPr>
      </w:pPr>
      <w:r w:rsidRPr="009D3CC1">
        <w:rPr>
          <w:rFonts w:ascii="Arial" w:hAnsi="Arial" w:cs="Arial"/>
          <w:b/>
          <w:color w:val="000000" w:themeColor="text1"/>
          <w:sz w:val="18"/>
          <w:szCs w:val="18"/>
        </w:rPr>
        <w:t xml:space="preserve">Table </w:t>
      </w:r>
      <w:r w:rsidRPr="009D3CC1">
        <w:rPr>
          <w:rFonts w:ascii="Arial" w:hAnsi="Arial" w:cs="Arial"/>
          <w:b/>
          <w:color w:val="000000" w:themeColor="text1"/>
          <w:sz w:val="18"/>
          <w:szCs w:val="18"/>
        </w:rPr>
        <w:fldChar w:fldCharType="begin"/>
      </w:r>
      <w:r w:rsidRPr="009D3CC1">
        <w:rPr>
          <w:rFonts w:ascii="Arial" w:hAnsi="Arial" w:cs="Arial"/>
          <w:b/>
          <w:color w:val="000000" w:themeColor="text1"/>
          <w:sz w:val="18"/>
          <w:szCs w:val="18"/>
        </w:rPr>
        <w:instrText xml:space="preserve"> SEQ Table \* ARABIC </w:instrText>
      </w:r>
      <w:r w:rsidRPr="009D3CC1">
        <w:rPr>
          <w:rFonts w:ascii="Arial" w:hAnsi="Arial" w:cs="Arial"/>
          <w:b/>
          <w:color w:val="000000" w:themeColor="text1"/>
          <w:sz w:val="18"/>
          <w:szCs w:val="18"/>
        </w:rPr>
        <w:fldChar w:fldCharType="separate"/>
      </w:r>
      <w:r w:rsidR="0068047C">
        <w:rPr>
          <w:rFonts w:ascii="Arial" w:hAnsi="Arial" w:cs="Arial"/>
          <w:b/>
          <w:noProof/>
          <w:color w:val="000000" w:themeColor="text1"/>
          <w:sz w:val="18"/>
          <w:szCs w:val="18"/>
        </w:rPr>
        <w:t>4</w:t>
      </w:r>
      <w:r w:rsidRPr="009D3CC1">
        <w:rPr>
          <w:rFonts w:ascii="Arial" w:hAnsi="Arial" w:cs="Arial"/>
          <w:b/>
          <w:color w:val="000000" w:themeColor="text1"/>
          <w:sz w:val="18"/>
          <w:szCs w:val="18"/>
        </w:rPr>
        <w:fldChar w:fldCharType="end"/>
      </w:r>
      <w:r w:rsidR="003D78B0" w:rsidRPr="00DF7048">
        <w:rPr>
          <w:rFonts w:ascii="Arial" w:hAnsi="Arial" w:cs="Arial"/>
          <w:b/>
          <w:sz w:val="18"/>
          <w:szCs w:val="18"/>
        </w:rPr>
        <w:t xml:space="preserve">. </w:t>
      </w:r>
      <w:r w:rsidR="003D78B0" w:rsidRPr="00DF7048">
        <w:rPr>
          <w:rFonts w:ascii="Arial" w:hAnsi="Arial" w:cs="Arial"/>
          <w:sz w:val="18"/>
          <w:szCs w:val="18"/>
        </w:rPr>
        <w:t>Air quality standards (AQS) for PM</w:t>
      </w:r>
      <w:r w:rsidR="003D78B0" w:rsidRPr="00DF7048">
        <w:rPr>
          <w:rFonts w:ascii="Arial" w:hAnsi="Arial" w:cs="Arial"/>
          <w:sz w:val="18"/>
          <w:szCs w:val="18"/>
          <w:vertAlign w:val="subscript"/>
        </w:rPr>
        <w:t>2.5</w:t>
      </w:r>
      <w:r w:rsidR="003D78B0" w:rsidRPr="00DF7048">
        <w:rPr>
          <w:rFonts w:ascii="Arial" w:hAnsi="Arial" w:cs="Arial"/>
          <w:sz w:val="18"/>
          <w:szCs w:val="18"/>
        </w:rPr>
        <w:t xml:space="preserve"> in Europe, USA, and the World Health Organization (WHO), for 24-h averages and annual averages, respectively. All values are given in </w:t>
      </w:r>
      <w:r w:rsidR="003D78B0" w:rsidRPr="00DF7048">
        <w:rPr>
          <w:rFonts w:ascii="Symbol" w:hAnsi="Symbol" w:cs="Arial"/>
          <w:sz w:val="18"/>
          <w:szCs w:val="18"/>
        </w:rPr>
        <w:t></w:t>
      </w:r>
      <w:r w:rsidR="003D78B0" w:rsidRPr="00DF7048">
        <w:rPr>
          <w:rFonts w:ascii="Arial" w:hAnsi="Arial" w:cs="Arial"/>
          <w:sz w:val="18"/>
          <w:szCs w:val="18"/>
        </w:rPr>
        <w:t>g/m</w:t>
      </w:r>
      <w:r w:rsidR="003D78B0" w:rsidRPr="00DF7048">
        <w:rPr>
          <w:rFonts w:ascii="Arial" w:hAnsi="Arial" w:cs="Arial"/>
          <w:sz w:val="18"/>
          <w:szCs w:val="18"/>
          <w:vertAlign w:val="superscript"/>
        </w:rPr>
        <w:t>3</w:t>
      </w:r>
      <w:r w:rsidR="003D78B0" w:rsidRPr="00DF7048">
        <w:rPr>
          <w:rFonts w:ascii="Arial" w:hAnsi="Arial" w:cs="Arial"/>
          <w:sz w:val="18"/>
          <w:szCs w:val="18"/>
        </w:rPr>
        <w:t>. Tentative PM</w:t>
      </w:r>
      <w:r w:rsidR="003D78B0" w:rsidRPr="00DF7048">
        <w:rPr>
          <w:rFonts w:ascii="Arial" w:hAnsi="Arial" w:cs="Arial"/>
          <w:sz w:val="18"/>
          <w:szCs w:val="18"/>
          <w:vertAlign w:val="subscript"/>
        </w:rPr>
        <w:t>2.5</w:t>
      </w:r>
      <w:r w:rsidR="003D78B0" w:rsidRPr="00DF7048">
        <w:rPr>
          <w:rFonts w:ascii="Arial" w:hAnsi="Arial" w:cs="Arial"/>
          <w:sz w:val="18"/>
          <w:szCs w:val="18"/>
        </w:rPr>
        <w:t xml:space="preserve"> Air Qu</w:t>
      </w:r>
      <w:r w:rsidR="003D78B0">
        <w:rPr>
          <w:rFonts w:ascii="Arial" w:hAnsi="Arial" w:cs="Arial"/>
          <w:sz w:val="18"/>
          <w:szCs w:val="18"/>
        </w:rPr>
        <w:t>ality Standards for the UAE are</w:t>
      </w:r>
      <w:r w:rsidR="003D78B0" w:rsidRPr="00DF7048">
        <w:rPr>
          <w:rFonts w:ascii="Arial" w:hAnsi="Arial" w:cs="Arial"/>
          <w:sz w:val="18"/>
          <w:szCs w:val="18"/>
        </w:rPr>
        <w:t xml:space="preserve"> reported.</w:t>
      </w:r>
    </w:p>
    <w:p w14:paraId="694F2551" w14:textId="77777777" w:rsidR="003D78B0" w:rsidRDefault="003D78B0" w:rsidP="003D78B0">
      <w:pPr>
        <w:spacing w:after="0"/>
        <w:ind w:firstLine="720"/>
        <w:rPr>
          <w:rFonts w:ascii="Garamond" w:hAnsi="Garamond" w:cs="Garamond"/>
          <w:sz w:val="24"/>
          <w:szCs w:val="24"/>
        </w:rPr>
      </w:pPr>
    </w:p>
    <w:p w14:paraId="730A2A96" w14:textId="7C3BEF04" w:rsidR="003D78B0" w:rsidRDefault="003D78B0" w:rsidP="00BC2D6E">
      <w:pPr>
        <w:jc w:val="both"/>
        <w:rPr>
          <w:rFonts w:ascii="Times New Roman" w:hAnsi="Times New Roman" w:cs="Times New Roman"/>
        </w:rPr>
      </w:pPr>
    </w:p>
    <w:p w14:paraId="224D5E45" w14:textId="277C1F6D" w:rsidR="00EF1B2D" w:rsidRDefault="00EF1B2D" w:rsidP="00BC2D6E">
      <w:pPr>
        <w:jc w:val="both"/>
        <w:rPr>
          <w:rFonts w:ascii="Times New Roman" w:hAnsi="Times New Roman" w:cs="Times New Roman"/>
        </w:rPr>
      </w:pPr>
    </w:p>
    <w:p w14:paraId="74858258" w14:textId="77777777" w:rsidR="00EF1B2D" w:rsidRDefault="00EF1B2D" w:rsidP="00BC2D6E">
      <w:pPr>
        <w:jc w:val="both"/>
        <w:rPr>
          <w:rFonts w:ascii="Times New Roman" w:hAnsi="Times New Roman" w:cs="Times New Roman"/>
        </w:rPr>
        <w:sectPr w:rsidR="00EF1B2D" w:rsidSect="003D78B0">
          <w:pgSz w:w="15840" w:h="12240" w:orient="landscape"/>
          <w:pgMar w:top="1166" w:right="1440" w:bottom="1166" w:left="1440" w:header="720" w:footer="720" w:gutter="0"/>
          <w:cols w:space="720"/>
          <w:docGrid w:linePitch="360"/>
        </w:sectPr>
      </w:pPr>
    </w:p>
    <w:p w14:paraId="0B2C4870" w14:textId="2A3A8CD5" w:rsidR="003D78B0" w:rsidRPr="00381075" w:rsidRDefault="003D78B0" w:rsidP="00155575">
      <w:pPr>
        <w:pStyle w:val="Heading2"/>
        <w:numPr>
          <w:ilvl w:val="0"/>
          <w:numId w:val="10"/>
        </w:numPr>
        <w:rPr>
          <w:i w:val="0"/>
          <w:color w:val="0070C0"/>
        </w:rPr>
      </w:pPr>
      <w:r>
        <w:rPr>
          <w:rFonts w:ascii="Arial" w:hAnsi="Arial" w:cs="Arial"/>
          <w:b w:val="0"/>
          <w:i w:val="0"/>
          <w:color w:val="0070C0"/>
        </w:rPr>
        <w:lastRenderedPageBreak/>
        <w:t xml:space="preserve"> </w:t>
      </w:r>
      <w:bookmarkStart w:id="15" w:name="_Toc487015439"/>
      <w:r w:rsidRPr="00381075">
        <w:rPr>
          <w:i w:val="0"/>
          <w:color w:val="0070C0"/>
        </w:rPr>
        <w:t>Preliminary Conclusions and Outlook</w:t>
      </w:r>
      <w:bookmarkEnd w:id="15"/>
    </w:p>
    <w:p w14:paraId="3CE3A1D7" w14:textId="77777777" w:rsidR="003D78B0" w:rsidRPr="00CC029B" w:rsidRDefault="003D78B0" w:rsidP="003D78B0"/>
    <w:p w14:paraId="41EF0066" w14:textId="7ADB7E17" w:rsidR="00CB092C" w:rsidRDefault="003D78B0" w:rsidP="00CB092C">
      <w:pPr>
        <w:pStyle w:val="Heading3"/>
        <w:numPr>
          <w:ilvl w:val="1"/>
          <w:numId w:val="9"/>
        </w:numPr>
        <w:rPr>
          <w:rFonts w:ascii="Times New Roman" w:hAnsi="Times New Roman" w:cs="Times New Roman"/>
          <w:sz w:val="28"/>
          <w:szCs w:val="28"/>
        </w:rPr>
      </w:pPr>
      <w:bookmarkStart w:id="16" w:name="_Toc487015440"/>
      <w:r w:rsidRPr="00381075">
        <w:rPr>
          <w:rFonts w:ascii="Times New Roman" w:hAnsi="Times New Roman" w:cs="Times New Roman"/>
          <w:sz w:val="28"/>
          <w:szCs w:val="28"/>
        </w:rPr>
        <w:t>Proposed PM</w:t>
      </w:r>
      <w:r w:rsidRPr="00381075">
        <w:rPr>
          <w:rFonts w:ascii="Times New Roman" w:hAnsi="Times New Roman" w:cs="Times New Roman"/>
          <w:sz w:val="28"/>
          <w:szCs w:val="28"/>
          <w:vertAlign w:val="subscript"/>
        </w:rPr>
        <w:t>2.5</w:t>
      </w:r>
      <w:r w:rsidR="00C97ED5">
        <w:rPr>
          <w:rFonts w:ascii="Times New Roman" w:hAnsi="Times New Roman" w:cs="Times New Roman"/>
          <w:sz w:val="28"/>
          <w:szCs w:val="28"/>
        </w:rPr>
        <w:t xml:space="preserve"> s</w:t>
      </w:r>
      <w:r w:rsidRPr="00381075">
        <w:rPr>
          <w:rFonts w:ascii="Times New Roman" w:hAnsi="Times New Roman" w:cs="Times New Roman"/>
          <w:sz w:val="28"/>
          <w:szCs w:val="28"/>
        </w:rPr>
        <w:t>tandards</w:t>
      </w:r>
      <w:bookmarkEnd w:id="16"/>
    </w:p>
    <w:p w14:paraId="6410E467" w14:textId="77777777" w:rsidR="002A54C7" w:rsidRPr="002A54C7" w:rsidRDefault="002A54C7" w:rsidP="002A54C7">
      <w:pPr>
        <w:rPr>
          <w:lang w:val="en-GB"/>
        </w:rPr>
      </w:pPr>
    </w:p>
    <w:p w14:paraId="3F408A23" w14:textId="77777777" w:rsidR="003D78B0" w:rsidRPr="006977FE" w:rsidRDefault="003D78B0" w:rsidP="003D78B0">
      <w:pPr>
        <w:spacing w:after="0" w:line="240" w:lineRule="auto"/>
        <w:ind w:firstLine="720"/>
        <w:rPr>
          <w:rFonts w:ascii="Times New Roman" w:hAnsi="Times New Roman" w:cs="Times New Roman"/>
          <w:sz w:val="24"/>
          <w:szCs w:val="24"/>
        </w:rPr>
      </w:pPr>
      <w:r w:rsidRPr="006977FE">
        <w:rPr>
          <w:rFonts w:ascii="Times New Roman" w:hAnsi="Times New Roman" w:cs="Times New Roman"/>
          <w:sz w:val="24"/>
          <w:szCs w:val="24"/>
        </w:rPr>
        <w:t>The present analysis is the first effort carried out in the UAE to estimate an exposure curve for PM</w:t>
      </w:r>
      <w:r w:rsidRPr="006977FE">
        <w:rPr>
          <w:rFonts w:ascii="Times New Roman" w:hAnsi="Times New Roman" w:cs="Times New Roman"/>
          <w:sz w:val="24"/>
          <w:szCs w:val="24"/>
          <w:vertAlign w:val="subscript"/>
        </w:rPr>
        <w:t>2.5</w:t>
      </w:r>
      <w:r w:rsidRPr="006977FE">
        <w:rPr>
          <w:rFonts w:ascii="Times New Roman" w:hAnsi="Times New Roman" w:cs="Times New Roman"/>
          <w:sz w:val="24"/>
          <w:szCs w:val="24"/>
        </w:rPr>
        <w:t xml:space="preserve"> concentration based on in-situ and satellite data. Health data of hospital admissions associated to respiratory diseases have been used together with PM</w:t>
      </w:r>
      <w:r w:rsidRPr="006977FE">
        <w:rPr>
          <w:rFonts w:ascii="Times New Roman" w:hAnsi="Times New Roman" w:cs="Times New Roman"/>
          <w:sz w:val="24"/>
          <w:szCs w:val="24"/>
          <w:vertAlign w:val="subscript"/>
        </w:rPr>
        <w:t>2.5</w:t>
      </w:r>
      <w:r w:rsidRPr="006977FE">
        <w:rPr>
          <w:rFonts w:ascii="Times New Roman" w:hAnsi="Times New Roman" w:cs="Times New Roman"/>
          <w:sz w:val="24"/>
          <w:szCs w:val="24"/>
        </w:rPr>
        <w:t xml:space="preserve"> exposure data recorded in the UAE in selected periods.</w:t>
      </w:r>
    </w:p>
    <w:p w14:paraId="2A00268D" w14:textId="5E371D62" w:rsidR="003D78B0" w:rsidRPr="006977FE" w:rsidRDefault="003D78B0" w:rsidP="003D78B0">
      <w:pPr>
        <w:spacing w:after="0" w:line="240" w:lineRule="auto"/>
        <w:ind w:firstLine="720"/>
        <w:rPr>
          <w:rFonts w:ascii="Times New Roman" w:hAnsi="Times New Roman" w:cs="Times New Roman"/>
          <w:sz w:val="24"/>
          <w:szCs w:val="24"/>
        </w:rPr>
      </w:pPr>
      <w:r w:rsidRPr="006977FE">
        <w:rPr>
          <w:rFonts w:ascii="Times New Roman" w:hAnsi="Times New Roman" w:cs="Times New Roman"/>
          <w:sz w:val="24"/>
          <w:szCs w:val="24"/>
        </w:rPr>
        <w:t>The exposures curve estimated from a well-known methodology has been used to evaluate the relative risk (</w:t>
      </w:r>
      <w:r w:rsidRPr="006977FE">
        <w:rPr>
          <w:rFonts w:ascii="Times New Roman" w:hAnsi="Times New Roman" w:cs="Times New Roman"/>
          <w:i/>
          <w:sz w:val="24"/>
          <w:szCs w:val="24"/>
        </w:rPr>
        <w:t>RR</w:t>
      </w:r>
      <w:r w:rsidRPr="006977FE">
        <w:rPr>
          <w:rFonts w:ascii="Times New Roman" w:hAnsi="Times New Roman" w:cs="Times New Roman"/>
          <w:sz w:val="24"/>
          <w:szCs w:val="24"/>
        </w:rPr>
        <w:t>) associated to increases in PM</w:t>
      </w:r>
      <w:r w:rsidRPr="006977FE">
        <w:rPr>
          <w:rFonts w:ascii="Times New Roman" w:hAnsi="Times New Roman" w:cs="Times New Roman"/>
          <w:sz w:val="24"/>
          <w:szCs w:val="24"/>
          <w:vertAlign w:val="subscript"/>
        </w:rPr>
        <w:t>2.5</w:t>
      </w:r>
      <w:r w:rsidRPr="006977FE">
        <w:rPr>
          <w:rFonts w:ascii="Times New Roman" w:hAnsi="Times New Roman" w:cs="Times New Roman"/>
          <w:sz w:val="24"/>
          <w:szCs w:val="24"/>
        </w:rPr>
        <w:t xml:space="preserve"> exposure. Although the present analysis has been carried out with a limited set of available health data, the results showed that the risk of </w:t>
      </w:r>
      <w:r w:rsidRPr="006977FE">
        <w:rPr>
          <w:rFonts w:ascii="Times New Roman" w:hAnsi="Times New Roman" w:cs="Times New Roman"/>
          <w:b/>
          <w:sz w:val="24"/>
          <w:szCs w:val="24"/>
        </w:rPr>
        <w:t>hospital admission</w:t>
      </w:r>
      <w:r w:rsidRPr="006977FE">
        <w:rPr>
          <w:rFonts w:ascii="Times New Roman" w:hAnsi="Times New Roman" w:cs="Times New Roman"/>
          <w:sz w:val="24"/>
          <w:szCs w:val="24"/>
        </w:rPr>
        <w:t xml:space="preserve"> caused by </w:t>
      </w:r>
      <w:r w:rsidRPr="006977FE">
        <w:rPr>
          <w:rFonts w:ascii="Times New Roman" w:hAnsi="Times New Roman" w:cs="Times New Roman"/>
          <w:b/>
          <w:sz w:val="24"/>
          <w:szCs w:val="24"/>
        </w:rPr>
        <w:t>respiratory diseases</w:t>
      </w:r>
      <w:r w:rsidR="00DC4822">
        <w:rPr>
          <w:rFonts w:ascii="Times New Roman" w:hAnsi="Times New Roman" w:cs="Times New Roman"/>
          <w:sz w:val="24"/>
          <w:szCs w:val="24"/>
        </w:rPr>
        <w:t xml:space="preserve"> should increase by ~</w:t>
      </w:r>
      <w:r w:rsidRPr="006977FE">
        <w:rPr>
          <w:rFonts w:ascii="Times New Roman" w:hAnsi="Times New Roman" w:cs="Times New Roman"/>
          <w:sz w:val="24"/>
          <w:szCs w:val="24"/>
        </w:rPr>
        <w:t xml:space="preserve"> </w:t>
      </w:r>
      <w:r w:rsidR="00DC4822" w:rsidRPr="00DC4822">
        <w:rPr>
          <w:rFonts w:ascii="Times New Roman" w:hAnsi="Times New Roman" w:cs="Times New Roman"/>
          <w:b/>
          <w:sz w:val="24"/>
          <w:szCs w:val="24"/>
        </w:rPr>
        <w:t>3</w:t>
      </w:r>
      <w:r w:rsidRPr="00DC4822">
        <w:rPr>
          <w:rFonts w:ascii="Times New Roman" w:hAnsi="Times New Roman" w:cs="Times New Roman"/>
          <w:b/>
          <w:sz w:val="24"/>
          <w:szCs w:val="24"/>
        </w:rPr>
        <w:t>%</w:t>
      </w:r>
      <w:r w:rsidRPr="006977FE">
        <w:rPr>
          <w:rFonts w:ascii="Times New Roman" w:hAnsi="Times New Roman" w:cs="Times New Roman"/>
          <w:b/>
          <w:sz w:val="24"/>
          <w:szCs w:val="24"/>
        </w:rPr>
        <w:t xml:space="preserve"> for each 10 </w:t>
      </w:r>
      <w:r w:rsidRPr="006977FE">
        <w:rPr>
          <w:rFonts w:ascii="Symbol" w:hAnsi="Symbol" w:cs="Times New Roman"/>
          <w:b/>
          <w:sz w:val="24"/>
          <w:szCs w:val="24"/>
        </w:rPr>
        <w:t></w:t>
      </w:r>
      <w:r w:rsidRPr="006977FE">
        <w:rPr>
          <w:rFonts w:ascii="Times New Roman" w:hAnsi="Times New Roman" w:cs="Times New Roman"/>
          <w:b/>
          <w:sz w:val="24"/>
          <w:szCs w:val="24"/>
        </w:rPr>
        <w:t>g/m</w:t>
      </w:r>
      <w:r w:rsidRPr="006977FE">
        <w:rPr>
          <w:rFonts w:ascii="Times New Roman" w:hAnsi="Times New Roman" w:cs="Times New Roman"/>
          <w:b/>
          <w:sz w:val="24"/>
          <w:szCs w:val="24"/>
          <w:vertAlign w:val="superscript"/>
        </w:rPr>
        <w:t>3</w:t>
      </w:r>
      <w:r w:rsidRPr="006977FE">
        <w:rPr>
          <w:rFonts w:ascii="Times New Roman" w:hAnsi="Times New Roman" w:cs="Times New Roman"/>
          <w:b/>
          <w:sz w:val="24"/>
          <w:szCs w:val="24"/>
        </w:rPr>
        <w:t xml:space="preserve"> of PM</w:t>
      </w:r>
      <w:r w:rsidRPr="006977FE">
        <w:rPr>
          <w:rFonts w:ascii="Times New Roman" w:hAnsi="Times New Roman" w:cs="Times New Roman"/>
          <w:b/>
          <w:sz w:val="24"/>
          <w:szCs w:val="24"/>
          <w:vertAlign w:val="subscript"/>
        </w:rPr>
        <w:t>2.5</w:t>
      </w:r>
      <w:r w:rsidRPr="006977FE">
        <w:rPr>
          <w:rFonts w:ascii="Times New Roman" w:hAnsi="Times New Roman" w:cs="Times New Roman"/>
          <w:sz w:val="24"/>
          <w:szCs w:val="24"/>
        </w:rPr>
        <w:t xml:space="preserve"> exposure that</w:t>
      </w:r>
      <w:r w:rsidR="0035584B">
        <w:rPr>
          <w:rFonts w:ascii="Times New Roman" w:hAnsi="Times New Roman" w:cs="Times New Roman"/>
          <w:sz w:val="24"/>
          <w:szCs w:val="24"/>
        </w:rPr>
        <w:t xml:space="preserve"> correspond to</w:t>
      </w:r>
      <w:r w:rsidR="00DC4822">
        <w:rPr>
          <w:rFonts w:ascii="Times New Roman" w:hAnsi="Times New Roman" w:cs="Times New Roman"/>
          <w:sz w:val="24"/>
          <w:szCs w:val="24"/>
        </w:rPr>
        <w:t xml:space="preserve"> ~</w:t>
      </w:r>
      <w:r w:rsidR="0035584B">
        <w:rPr>
          <w:rFonts w:ascii="Times New Roman" w:hAnsi="Times New Roman" w:cs="Times New Roman"/>
          <w:sz w:val="24"/>
          <w:szCs w:val="24"/>
        </w:rPr>
        <w:t xml:space="preserve"> </w:t>
      </w:r>
      <w:r w:rsidR="00DC4822">
        <w:rPr>
          <w:rFonts w:ascii="Times New Roman" w:hAnsi="Times New Roman" w:cs="Times New Roman"/>
          <w:b/>
          <w:sz w:val="24"/>
          <w:szCs w:val="24"/>
        </w:rPr>
        <w:t>1.1</w:t>
      </w:r>
      <w:r w:rsidRPr="006977FE">
        <w:rPr>
          <w:rFonts w:ascii="Times New Roman" w:hAnsi="Times New Roman" w:cs="Times New Roman"/>
          <w:b/>
          <w:sz w:val="24"/>
          <w:szCs w:val="24"/>
        </w:rPr>
        <w:t xml:space="preserve"> extra hospital admission</w:t>
      </w:r>
      <w:r w:rsidRPr="006977FE">
        <w:rPr>
          <w:rFonts w:ascii="Times New Roman" w:hAnsi="Times New Roman" w:cs="Times New Roman"/>
          <w:sz w:val="24"/>
          <w:szCs w:val="24"/>
        </w:rPr>
        <w:t xml:space="preserve"> when referred to</w:t>
      </w:r>
      <w:r w:rsidR="0035584B">
        <w:rPr>
          <w:rFonts w:ascii="Times New Roman" w:hAnsi="Times New Roman" w:cs="Times New Roman"/>
          <w:sz w:val="24"/>
          <w:szCs w:val="24"/>
        </w:rPr>
        <w:t xml:space="preserve"> the</w:t>
      </w:r>
      <w:r w:rsidRPr="006977FE">
        <w:rPr>
          <w:rFonts w:ascii="Times New Roman" w:hAnsi="Times New Roman" w:cs="Times New Roman"/>
          <w:sz w:val="24"/>
          <w:szCs w:val="24"/>
        </w:rPr>
        <w:t xml:space="preserve"> current population number in the UAE. As first guess, we can consider this result valid for the whole UAE. These estimates are indicative and based on the available data and assumption done for this work. A more comprehensive dataset of healt</w:t>
      </w:r>
      <w:r w:rsidR="000D4119">
        <w:rPr>
          <w:rFonts w:ascii="Times New Roman" w:hAnsi="Times New Roman" w:cs="Times New Roman"/>
          <w:sz w:val="24"/>
          <w:szCs w:val="24"/>
        </w:rPr>
        <w:t>h record might be useful to achieve</w:t>
      </w:r>
      <w:r w:rsidRPr="006977FE">
        <w:rPr>
          <w:rFonts w:ascii="Times New Roman" w:hAnsi="Times New Roman" w:cs="Times New Roman"/>
          <w:sz w:val="24"/>
          <w:szCs w:val="24"/>
        </w:rPr>
        <w:t xml:space="preserve"> better estimates not only for hospital admission but also for mortality. </w:t>
      </w:r>
    </w:p>
    <w:p w14:paraId="62D3ADC9" w14:textId="1A9BE2C9" w:rsidR="003D78B0" w:rsidRDefault="003D78B0" w:rsidP="003D78B0">
      <w:pPr>
        <w:spacing w:after="0" w:line="240" w:lineRule="auto"/>
        <w:ind w:firstLine="720"/>
        <w:rPr>
          <w:rFonts w:ascii="Times New Roman" w:hAnsi="Times New Roman" w:cs="Times New Roman"/>
          <w:sz w:val="24"/>
          <w:szCs w:val="24"/>
        </w:rPr>
      </w:pPr>
      <w:r w:rsidRPr="006977FE">
        <w:rPr>
          <w:rFonts w:ascii="Times New Roman" w:hAnsi="Times New Roman" w:cs="Times New Roman"/>
          <w:sz w:val="24"/>
          <w:szCs w:val="24"/>
        </w:rPr>
        <w:t xml:space="preserve">The WHO guidelines </w:t>
      </w:r>
      <w:proofErr w:type="gramStart"/>
      <w:r w:rsidRPr="006977FE">
        <w:rPr>
          <w:rFonts w:ascii="Times New Roman" w:hAnsi="Times New Roman" w:cs="Times New Roman"/>
          <w:sz w:val="24"/>
          <w:szCs w:val="24"/>
        </w:rPr>
        <w:t>was</w:t>
      </w:r>
      <w:proofErr w:type="gramEnd"/>
      <w:r w:rsidRPr="006977FE">
        <w:rPr>
          <w:rFonts w:ascii="Times New Roman" w:hAnsi="Times New Roman" w:cs="Times New Roman"/>
          <w:sz w:val="24"/>
          <w:szCs w:val="24"/>
        </w:rPr>
        <w:t xml:space="preserve"> used to estimate ad interim targets to gradually reach the proposed Air Quality Standards</w:t>
      </w:r>
      <w:r w:rsidR="00666DA6">
        <w:rPr>
          <w:rFonts w:ascii="Times New Roman" w:hAnsi="Times New Roman" w:cs="Times New Roman"/>
          <w:sz w:val="24"/>
          <w:szCs w:val="24"/>
        </w:rPr>
        <w:t xml:space="preserve"> (AQS)</w:t>
      </w:r>
      <w:r w:rsidRPr="006977FE">
        <w:rPr>
          <w:rFonts w:ascii="Times New Roman" w:hAnsi="Times New Roman" w:cs="Times New Roman"/>
          <w:sz w:val="24"/>
          <w:szCs w:val="24"/>
        </w:rPr>
        <w:t xml:space="preserve">. The above figure has been used to estimate a lower limit for the </w:t>
      </w:r>
      <w:r w:rsidRPr="006977FE">
        <w:rPr>
          <w:rFonts w:ascii="Times New Roman" w:hAnsi="Times New Roman" w:cs="Times New Roman"/>
          <w:b/>
          <w:sz w:val="24"/>
          <w:szCs w:val="24"/>
        </w:rPr>
        <w:t>long-term PM</w:t>
      </w:r>
      <w:r w:rsidRPr="006977FE">
        <w:rPr>
          <w:rFonts w:ascii="Times New Roman" w:hAnsi="Times New Roman" w:cs="Times New Roman"/>
          <w:b/>
          <w:sz w:val="24"/>
          <w:szCs w:val="24"/>
          <w:vertAlign w:val="subscript"/>
        </w:rPr>
        <w:t>2.5</w:t>
      </w:r>
      <w:r w:rsidRPr="006977FE">
        <w:rPr>
          <w:rFonts w:ascii="Times New Roman" w:hAnsi="Times New Roman" w:cs="Times New Roman"/>
          <w:b/>
          <w:sz w:val="24"/>
          <w:szCs w:val="24"/>
        </w:rPr>
        <w:t xml:space="preserve"> exposure</w:t>
      </w:r>
      <w:r w:rsidRPr="006977FE">
        <w:rPr>
          <w:rFonts w:ascii="Times New Roman" w:hAnsi="Times New Roman" w:cs="Times New Roman"/>
          <w:sz w:val="24"/>
          <w:szCs w:val="24"/>
        </w:rPr>
        <w:t xml:space="preserve"> of ~ </w:t>
      </w:r>
      <w:r w:rsidRPr="006977FE">
        <w:rPr>
          <w:rFonts w:ascii="Times New Roman" w:hAnsi="Times New Roman" w:cs="Times New Roman"/>
          <w:b/>
          <w:sz w:val="24"/>
          <w:szCs w:val="24"/>
        </w:rPr>
        <w:t xml:space="preserve">20 </w:t>
      </w:r>
      <w:r w:rsidRPr="006977FE">
        <w:rPr>
          <w:rFonts w:ascii="Symbol" w:hAnsi="Symbol" w:cs="Times New Roman"/>
          <w:b/>
          <w:sz w:val="24"/>
          <w:szCs w:val="24"/>
        </w:rPr>
        <w:t></w:t>
      </w:r>
      <w:r w:rsidRPr="006977FE">
        <w:rPr>
          <w:rFonts w:ascii="Times New Roman" w:hAnsi="Times New Roman" w:cs="Times New Roman"/>
          <w:b/>
          <w:sz w:val="24"/>
          <w:szCs w:val="24"/>
        </w:rPr>
        <w:t>g/m</w:t>
      </w:r>
      <w:r w:rsidRPr="006977FE">
        <w:rPr>
          <w:rFonts w:ascii="Times New Roman" w:hAnsi="Times New Roman" w:cs="Times New Roman"/>
          <w:b/>
          <w:sz w:val="24"/>
          <w:szCs w:val="24"/>
          <w:vertAlign w:val="superscript"/>
        </w:rPr>
        <w:t>3</w:t>
      </w:r>
      <w:r w:rsidRPr="006977FE">
        <w:rPr>
          <w:rFonts w:ascii="Times New Roman" w:hAnsi="Times New Roman" w:cs="Times New Roman"/>
          <w:sz w:val="24"/>
          <w:szCs w:val="24"/>
        </w:rPr>
        <w:t xml:space="preserve"> (as</w:t>
      </w:r>
      <w:r w:rsidR="00666DA6">
        <w:rPr>
          <w:rFonts w:ascii="Times New Roman" w:hAnsi="Times New Roman" w:cs="Times New Roman"/>
          <w:sz w:val="24"/>
          <w:szCs w:val="24"/>
        </w:rPr>
        <w:t xml:space="preserve"> PM</w:t>
      </w:r>
      <w:r w:rsidR="00666DA6" w:rsidRPr="00666DA6">
        <w:rPr>
          <w:rFonts w:ascii="Times New Roman" w:hAnsi="Times New Roman" w:cs="Times New Roman"/>
          <w:sz w:val="24"/>
          <w:szCs w:val="24"/>
          <w:vertAlign w:val="subscript"/>
        </w:rPr>
        <w:t>2.5</w:t>
      </w:r>
      <w:r w:rsidRPr="006977FE">
        <w:rPr>
          <w:rFonts w:ascii="Times New Roman" w:hAnsi="Times New Roman" w:cs="Times New Roman"/>
          <w:sz w:val="24"/>
          <w:szCs w:val="24"/>
        </w:rPr>
        <w:t xml:space="preserve"> AQS) that corresponded with the lowest relative risk measured within a significant statistically uncertainty. On the other hand, for </w:t>
      </w:r>
      <w:r w:rsidRPr="006977FE">
        <w:rPr>
          <w:rFonts w:ascii="Times New Roman" w:hAnsi="Times New Roman" w:cs="Times New Roman"/>
          <w:b/>
          <w:sz w:val="24"/>
          <w:szCs w:val="24"/>
        </w:rPr>
        <w:t>the short-term PM</w:t>
      </w:r>
      <w:r w:rsidRPr="006977FE">
        <w:rPr>
          <w:rFonts w:ascii="Times New Roman" w:hAnsi="Times New Roman" w:cs="Times New Roman"/>
          <w:b/>
          <w:sz w:val="24"/>
          <w:szCs w:val="24"/>
          <w:vertAlign w:val="subscript"/>
        </w:rPr>
        <w:t>2.5</w:t>
      </w:r>
      <w:r w:rsidRPr="006977FE">
        <w:rPr>
          <w:rFonts w:ascii="Times New Roman" w:hAnsi="Times New Roman" w:cs="Times New Roman"/>
          <w:b/>
          <w:sz w:val="24"/>
          <w:szCs w:val="24"/>
        </w:rPr>
        <w:t xml:space="preserve"> exposure</w:t>
      </w:r>
      <w:r w:rsidRPr="006977FE">
        <w:rPr>
          <w:rFonts w:ascii="Times New Roman" w:hAnsi="Times New Roman" w:cs="Times New Roman"/>
          <w:sz w:val="24"/>
          <w:szCs w:val="24"/>
        </w:rPr>
        <w:t xml:space="preserve">, a value of ~ </w:t>
      </w:r>
      <w:r w:rsidRPr="006977FE">
        <w:rPr>
          <w:rFonts w:ascii="Times New Roman" w:hAnsi="Times New Roman" w:cs="Times New Roman"/>
          <w:b/>
          <w:sz w:val="24"/>
          <w:szCs w:val="24"/>
        </w:rPr>
        <w:t xml:space="preserve">39 </w:t>
      </w:r>
      <w:r w:rsidRPr="006977FE">
        <w:rPr>
          <w:rFonts w:ascii="Symbol" w:hAnsi="Symbol" w:cs="Times New Roman"/>
          <w:b/>
          <w:sz w:val="24"/>
          <w:szCs w:val="24"/>
        </w:rPr>
        <w:t></w:t>
      </w:r>
      <w:r w:rsidRPr="006977FE">
        <w:rPr>
          <w:rFonts w:ascii="Times New Roman" w:hAnsi="Times New Roman" w:cs="Times New Roman"/>
          <w:b/>
          <w:sz w:val="24"/>
          <w:szCs w:val="24"/>
        </w:rPr>
        <w:t>g/m</w:t>
      </w:r>
      <w:r w:rsidRPr="006977FE">
        <w:rPr>
          <w:rFonts w:ascii="Times New Roman" w:hAnsi="Times New Roman" w:cs="Times New Roman"/>
          <w:b/>
          <w:sz w:val="24"/>
          <w:szCs w:val="24"/>
          <w:vertAlign w:val="superscript"/>
        </w:rPr>
        <w:t xml:space="preserve">3 </w:t>
      </w:r>
      <w:r w:rsidRPr="006977FE">
        <w:rPr>
          <w:rFonts w:ascii="Times New Roman" w:hAnsi="Times New Roman" w:cs="Times New Roman"/>
          <w:sz w:val="24"/>
          <w:szCs w:val="24"/>
        </w:rPr>
        <w:t>(as</w:t>
      </w:r>
      <w:r w:rsidR="00666DA6">
        <w:rPr>
          <w:rFonts w:ascii="Times New Roman" w:hAnsi="Times New Roman" w:cs="Times New Roman"/>
          <w:sz w:val="24"/>
          <w:szCs w:val="24"/>
        </w:rPr>
        <w:t xml:space="preserve"> PM</w:t>
      </w:r>
      <w:r w:rsidR="00666DA6" w:rsidRPr="00666DA6">
        <w:rPr>
          <w:rFonts w:ascii="Times New Roman" w:hAnsi="Times New Roman" w:cs="Times New Roman"/>
          <w:sz w:val="24"/>
          <w:szCs w:val="24"/>
          <w:vertAlign w:val="subscript"/>
        </w:rPr>
        <w:t>2.5</w:t>
      </w:r>
      <w:r w:rsidRPr="006977FE">
        <w:rPr>
          <w:rFonts w:ascii="Times New Roman" w:hAnsi="Times New Roman" w:cs="Times New Roman"/>
          <w:sz w:val="24"/>
          <w:szCs w:val="24"/>
        </w:rPr>
        <w:t xml:space="preserve"> AQS) was found from the relationship between multiple years’ time-series PM</w:t>
      </w:r>
      <w:r w:rsidRPr="006977FE">
        <w:rPr>
          <w:rFonts w:ascii="Times New Roman" w:hAnsi="Times New Roman" w:cs="Times New Roman"/>
          <w:sz w:val="24"/>
          <w:szCs w:val="24"/>
          <w:vertAlign w:val="subscript"/>
        </w:rPr>
        <w:t>2.5</w:t>
      </w:r>
      <w:r w:rsidRPr="006977FE">
        <w:rPr>
          <w:rFonts w:ascii="Times New Roman" w:hAnsi="Times New Roman" w:cs="Times New Roman"/>
          <w:sz w:val="24"/>
          <w:szCs w:val="24"/>
        </w:rPr>
        <w:t xml:space="preserve"> data and its annual means. </w:t>
      </w:r>
      <w:r w:rsidR="00666DA6">
        <w:rPr>
          <w:rFonts w:ascii="Times New Roman" w:hAnsi="Times New Roman" w:cs="Times New Roman"/>
          <w:sz w:val="24"/>
          <w:szCs w:val="24"/>
        </w:rPr>
        <w:t xml:space="preserve">Overall, </w:t>
      </w:r>
      <w:r w:rsidR="000D4119">
        <w:rPr>
          <w:rFonts w:ascii="Times New Roman" w:hAnsi="Times New Roman" w:cs="Times New Roman"/>
          <w:sz w:val="24"/>
          <w:szCs w:val="24"/>
        </w:rPr>
        <w:t>PM</w:t>
      </w:r>
      <w:r w:rsidR="000D4119" w:rsidRPr="00666DA6">
        <w:rPr>
          <w:rFonts w:ascii="Times New Roman" w:hAnsi="Times New Roman" w:cs="Times New Roman"/>
          <w:sz w:val="24"/>
          <w:szCs w:val="24"/>
          <w:vertAlign w:val="subscript"/>
        </w:rPr>
        <w:t>2.5</w:t>
      </w:r>
      <w:r w:rsidR="000D4119">
        <w:rPr>
          <w:rFonts w:ascii="Times New Roman" w:hAnsi="Times New Roman" w:cs="Times New Roman"/>
          <w:sz w:val="24"/>
          <w:szCs w:val="24"/>
        </w:rPr>
        <w:t xml:space="preserve"> standard limit values estimated and here proposed for the UAE are in line with the </w:t>
      </w:r>
      <w:r w:rsidR="00666DA6">
        <w:rPr>
          <w:rFonts w:ascii="Times New Roman" w:hAnsi="Times New Roman" w:cs="Times New Roman"/>
          <w:sz w:val="24"/>
          <w:szCs w:val="24"/>
        </w:rPr>
        <w:t xml:space="preserve">ones in force in Europe and in the USA. </w:t>
      </w:r>
    </w:p>
    <w:p w14:paraId="69580106" w14:textId="6784B5A8" w:rsidR="002A54C7" w:rsidRDefault="002A54C7" w:rsidP="003D78B0">
      <w:pPr>
        <w:spacing w:after="0" w:line="240" w:lineRule="auto"/>
        <w:ind w:firstLine="720"/>
        <w:rPr>
          <w:rFonts w:ascii="Times New Roman" w:hAnsi="Times New Roman" w:cs="Times New Roman"/>
          <w:sz w:val="24"/>
          <w:szCs w:val="24"/>
        </w:rPr>
      </w:pPr>
    </w:p>
    <w:p w14:paraId="6CD9B85C" w14:textId="6CFDAB50" w:rsidR="002A54C7" w:rsidRDefault="002A54C7" w:rsidP="002A54C7">
      <w:pPr>
        <w:pStyle w:val="Heading3"/>
        <w:numPr>
          <w:ilvl w:val="1"/>
          <w:numId w:val="9"/>
        </w:numPr>
        <w:rPr>
          <w:rFonts w:ascii="Times New Roman" w:hAnsi="Times New Roman" w:cs="Times New Roman"/>
          <w:sz w:val="28"/>
          <w:szCs w:val="28"/>
        </w:rPr>
      </w:pPr>
      <w:bookmarkStart w:id="17" w:name="_Toc487015441"/>
      <w:r>
        <w:rPr>
          <w:rFonts w:ascii="Times New Roman" w:hAnsi="Times New Roman" w:cs="Times New Roman"/>
          <w:sz w:val="28"/>
          <w:szCs w:val="28"/>
        </w:rPr>
        <w:t>The role of dust/sand in the PM</w:t>
      </w:r>
      <w:r w:rsidRPr="002A54C7">
        <w:rPr>
          <w:rFonts w:ascii="Times New Roman" w:hAnsi="Times New Roman" w:cs="Times New Roman"/>
          <w:sz w:val="28"/>
          <w:szCs w:val="28"/>
          <w:vertAlign w:val="subscript"/>
        </w:rPr>
        <w:t>2.5</w:t>
      </w:r>
      <w:r>
        <w:rPr>
          <w:rFonts w:ascii="Times New Roman" w:hAnsi="Times New Roman" w:cs="Times New Roman"/>
          <w:sz w:val="28"/>
          <w:szCs w:val="28"/>
        </w:rPr>
        <w:t xml:space="preserve"> standard</w:t>
      </w:r>
      <w:bookmarkEnd w:id="17"/>
    </w:p>
    <w:p w14:paraId="6939CD0A" w14:textId="77777777" w:rsidR="002A54C7" w:rsidRDefault="002A54C7" w:rsidP="003D78B0">
      <w:pPr>
        <w:spacing w:after="0" w:line="240" w:lineRule="auto"/>
        <w:ind w:firstLine="720"/>
        <w:rPr>
          <w:rFonts w:ascii="Times New Roman" w:hAnsi="Times New Roman" w:cs="Times New Roman"/>
          <w:sz w:val="24"/>
          <w:szCs w:val="24"/>
        </w:rPr>
      </w:pPr>
    </w:p>
    <w:p w14:paraId="59758036" w14:textId="3138BE33" w:rsidR="002A54C7" w:rsidRDefault="009B66D2" w:rsidP="009B66D2">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At the date, there is not yet scientific evidence about the association of dust exposure and health disease. For PM</w:t>
      </w:r>
      <w:r w:rsidRPr="004F488B">
        <w:rPr>
          <w:rFonts w:ascii="Times New Roman" w:hAnsi="Times New Roman" w:cs="Times New Roman"/>
          <w:sz w:val="24"/>
          <w:szCs w:val="24"/>
          <w:vertAlign w:val="subscript"/>
        </w:rPr>
        <w:t>10</w:t>
      </w:r>
      <w:r>
        <w:rPr>
          <w:rFonts w:ascii="Times New Roman" w:hAnsi="Times New Roman" w:cs="Times New Roman"/>
          <w:sz w:val="24"/>
          <w:szCs w:val="24"/>
        </w:rPr>
        <w:t>, r</w:t>
      </w:r>
      <w:r w:rsidR="002A54C7" w:rsidRPr="002A54C7">
        <w:rPr>
          <w:rFonts w:ascii="Times New Roman" w:hAnsi="Times New Roman" w:cs="Times New Roman"/>
          <w:sz w:val="24"/>
          <w:szCs w:val="24"/>
        </w:rPr>
        <w:t>ecent studies conducted in Kuwait and Taipei (Taiwan), reported negative association between PM</w:t>
      </w:r>
      <w:r w:rsidR="002A54C7" w:rsidRPr="002A54C7">
        <w:rPr>
          <w:rFonts w:ascii="Times New Roman" w:hAnsi="Times New Roman" w:cs="Times New Roman"/>
          <w:sz w:val="24"/>
          <w:szCs w:val="24"/>
          <w:vertAlign w:val="subscript"/>
        </w:rPr>
        <w:t>10</w:t>
      </w:r>
      <w:r w:rsidR="002A54C7" w:rsidRPr="002A54C7">
        <w:rPr>
          <w:rFonts w:ascii="Times New Roman" w:hAnsi="Times New Roman" w:cs="Times New Roman"/>
          <w:sz w:val="24"/>
          <w:szCs w:val="24"/>
        </w:rPr>
        <w:t xml:space="preserve"> and all-cause of diseases, strengthening that </w:t>
      </w:r>
      <w:r w:rsidR="002A54C7" w:rsidRPr="004F488B">
        <w:rPr>
          <w:rFonts w:ascii="Times New Roman" w:hAnsi="Times New Roman" w:cs="Times New Roman"/>
          <w:b/>
          <w:sz w:val="24"/>
          <w:szCs w:val="24"/>
        </w:rPr>
        <w:t>desert dust</w:t>
      </w:r>
      <w:r w:rsidR="002A54C7" w:rsidRPr="002A54C7">
        <w:rPr>
          <w:rFonts w:ascii="Times New Roman" w:hAnsi="Times New Roman" w:cs="Times New Roman"/>
          <w:sz w:val="24"/>
          <w:szCs w:val="24"/>
        </w:rPr>
        <w:t xml:space="preserve"> is </w:t>
      </w:r>
      <w:r w:rsidR="002A54C7" w:rsidRPr="004F488B">
        <w:rPr>
          <w:rFonts w:ascii="Times New Roman" w:hAnsi="Times New Roman" w:cs="Times New Roman"/>
          <w:b/>
          <w:sz w:val="24"/>
          <w:szCs w:val="24"/>
        </w:rPr>
        <w:t>less toxic</w:t>
      </w:r>
      <w:r w:rsidR="002A54C7" w:rsidRPr="002A54C7">
        <w:rPr>
          <w:rFonts w:ascii="Times New Roman" w:hAnsi="Times New Roman" w:cs="Times New Roman"/>
          <w:sz w:val="24"/>
          <w:szCs w:val="24"/>
        </w:rPr>
        <w:t xml:space="preserve"> than </w:t>
      </w:r>
      <w:r w:rsidR="002A54C7" w:rsidRPr="004F488B">
        <w:rPr>
          <w:rFonts w:ascii="Times New Roman" w:hAnsi="Times New Roman" w:cs="Times New Roman"/>
          <w:b/>
          <w:sz w:val="24"/>
          <w:szCs w:val="24"/>
        </w:rPr>
        <w:t>anthropogenic particles</w:t>
      </w:r>
      <w:r w:rsidR="002A54C7" w:rsidRPr="002A54C7">
        <w:rPr>
          <w:rFonts w:ascii="Times New Roman" w:hAnsi="Times New Roman" w:cs="Times New Roman"/>
          <w:sz w:val="24"/>
          <w:szCs w:val="24"/>
        </w:rPr>
        <w:t xml:space="preserve"> </w:t>
      </w:r>
      <w:r w:rsidR="002A54C7" w:rsidRPr="002A54C7">
        <w:rPr>
          <w:rFonts w:ascii="Times New Roman" w:hAnsi="Times New Roman" w:cs="Times New Roman"/>
          <w:sz w:val="24"/>
          <w:szCs w:val="24"/>
        </w:rPr>
        <w:fldChar w:fldCharType="begin"/>
      </w:r>
      <w:r w:rsidR="002A54C7" w:rsidRPr="002A54C7">
        <w:rPr>
          <w:rFonts w:ascii="Times New Roman" w:hAnsi="Times New Roman" w:cs="Times New Roman"/>
          <w:sz w:val="24"/>
          <w:szCs w:val="24"/>
        </w:rPr>
        <w:instrText xml:space="preserve"> ADDIN ZOTERO_ITEM CSL_CITATION {"citationID":"a9mp2nm8in","properties":{"formattedCitation":"(Al-Taiar and Thalib, 2014; Lee et al., 2014; Zhang et al., 2016)","plainCitation":"(Al-Taiar and Thalib, 2014; Lee et al., 2014; Zhang et al., 2016)"},"citationItems":[{"id":3926,"uris":["http://zotero.org/users/2173587/items/7I9T2FCI"],"uri":["http://zotero.org/users/2173587/items/7I9T2FCI"],"itemData":{"id":3926,"type":"article-journal","title":"Short-term effect of dust storms on the risk of mortality due to respiratory, cardiovascular and all-causes in Kuwait","container-title":"International Journal of Biometeorology","page":"69-77","volume":"58","issue":"1","source":"CrossRef","DOI":"10.1007/s00484-012-0626-7","ISSN":"0020-7128, 1432-1254","language":"en","author":[{"family":"Al-Taiar","given":"Abdullah"},{"family":"Thalib","given":"Lukman"}],"issued":{"date-parts":[["2014",1]]}},"label":"page"},{"id":3924,"uris":["http://zotero.org/users/2173587/items/IEZ4SMH6"],"uri":["http://zotero.org/users/2173587/items/IEZ4SMH6"],"itemData":{"id":3924,"type":"article-journal","title":"Effect of Asian dust storms on mortality in three Asian cities","container-title":"Atmospheric Environment","page":"309-317","volume":"89","source":"NASA ADS","abstract":"Asian dust storms (ADS) have affected several Asian countries and have been a major concern due to adverse effects on public health. The occurrence of ADS differs in each country based on geographical features and distance from the storms' origin. Many studies have reported significant associations between ADS and morbidity. However, regarding the association between ADS and mortality, only a few studies have found statistically significant ADS effects in Korea, Taiwan and Japan. Accordingly, this study aimed to examine the effects of ADS on daily mortality in three Asian cities (Seoul, South Korea; Taipei, Taiwan; and Kitakyushu, Japan) and to explore the differences in the extent of effects in each city. We performed time-series analyses using a\ngeneralized additive model (GAM) with Quasi-Poisson regressions. Deaths due to accidents or external causes were excluded. We used a dummy variable as an indicator of ADS and considered lag effects of ADS. Stratified analyses by disease and age and sensitivity analyses\ncontrolling for NO2, SO2, and PM10 were also conducted respectively. Additionally, influenza epidemics were adjusted for considering seasonal patterns, and a meta-analysis was performed. We reported results as excess mortality by percentage due to Asian dust storms. We found significant excess mortality in Seoul and Kitakyushu as follows. In Seoul, ADS showed adverse effects on mortality under 65 years old (lag 2: 4.44%, lag 3: 5%, lag 4: 4.39%). In Kitakyushu, ADS had adverse effects on respiratory mortality\n(lag 2: 18.82%). Contradictory to results in Seoul and Kitakyushu, ADS seemed to have a protective effect in Taipei: total non-accidental mortality (lag 0: -2.77%, lag 1: -3.24%), mortality over 65\nyears old (lag 0: -3.35%, lag 1: -3.29%) and respiratory\nmortality (lag 0: -10.62%, lag 1: -9.67%). Sensitivity\nanalyses showed similar findings as the main results. Our findings suggest that ADS may affect mortality in several Asian cities, and that a dust storm warning system could help protect people from dust storms.","DOI":"10.1016/j.atmosenv.2014.02.048","ISSN":"1352-2310","journalAbbreviation":"Atmospheric Environment","author":[{"family":"Lee","given":"Hyewon"},{"family":"Honda","given":"Yasushi"},{"family":"Lim","given":"Youn-Hee"},{"family":"Guo","given":"Yue Leon"},{"family":"Hashizume","given":"Masahiro"},{"family":"Kim","given":"Ho"}],"issued":{"date-parts":[["2014",6,1]]}},"label":"page"},{"id":3928,"uris":["http://zotero.org/users/2173587/items/9UNPDBND"],"uri":["http://zotero.org/users/2173587/items/9UNPDBND"],"itemData":{"id":3928,"type":"article-journal","title":"A Systematic Review of Global Desert Dust and Associated Human Health Effects","container-title":"Atmosphere","page":"158","volume":"7","source":"NASA ADS","abstract":"Not Available","DOI":"10.3390/atmos7120158","journalAbbreviation":"Atmosphere","author":[{"family":"Zhang","given":"Xuelei"},{"family":"Zhao","given":"Lijing"},{"family":"Tong","given":"Daniel"},{"family":"Wu","given":"Guangjian"},{"family":"Dan","given":"Mo"},{"family":"Teng","given":"Bo"}],"issued":{"date-parts":[["2016",12,1]]}},"label":"page"}],"schema":"https://github.com/citation-style-language/schema/raw/master/csl-citation.json"} </w:instrText>
      </w:r>
      <w:r w:rsidR="002A54C7" w:rsidRPr="002A54C7">
        <w:rPr>
          <w:rFonts w:ascii="Times New Roman" w:hAnsi="Times New Roman" w:cs="Times New Roman"/>
          <w:sz w:val="24"/>
          <w:szCs w:val="24"/>
        </w:rPr>
        <w:fldChar w:fldCharType="separate"/>
      </w:r>
      <w:r w:rsidR="002A54C7" w:rsidRPr="002A54C7">
        <w:rPr>
          <w:rFonts w:ascii="Times New Roman" w:hAnsi="Times New Roman" w:cs="Times New Roman"/>
          <w:sz w:val="24"/>
          <w:szCs w:val="24"/>
        </w:rPr>
        <w:t>(Al-Taiar and Thalib, 2014; Lee et al., 2014; Zhang et al., 2016)</w:t>
      </w:r>
      <w:r w:rsidR="002A54C7" w:rsidRPr="002A54C7">
        <w:rPr>
          <w:rFonts w:ascii="Times New Roman" w:hAnsi="Times New Roman" w:cs="Times New Roman"/>
          <w:sz w:val="24"/>
          <w:szCs w:val="24"/>
        </w:rPr>
        <w:fldChar w:fldCharType="end"/>
      </w:r>
      <w:r w:rsidR="002A54C7" w:rsidRPr="002A54C7">
        <w:rPr>
          <w:rFonts w:ascii="Times New Roman" w:hAnsi="Times New Roman" w:cs="Times New Roman"/>
          <w:sz w:val="24"/>
          <w:szCs w:val="24"/>
        </w:rPr>
        <w:t>.</w:t>
      </w:r>
      <w:r>
        <w:rPr>
          <w:rFonts w:ascii="Times New Roman" w:hAnsi="Times New Roman" w:cs="Times New Roman"/>
          <w:sz w:val="24"/>
          <w:szCs w:val="24"/>
        </w:rPr>
        <w:t xml:space="preserve"> This consideration can be somewhat valid for PM</w:t>
      </w:r>
      <w:r w:rsidRPr="009B66D2">
        <w:rPr>
          <w:rFonts w:ascii="Times New Roman" w:hAnsi="Times New Roman" w:cs="Times New Roman"/>
          <w:sz w:val="24"/>
          <w:szCs w:val="24"/>
          <w:vertAlign w:val="subscript"/>
        </w:rPr>
        <w:t>2.5</w:t>
      </w:r>
      <w:r>
        <w:rPr>
          <w:rFonts w:ascii="Times New Roman" w:hAnsi="Times New Roman" w:cs="Times New Roman"/>
          <w:sz w:val="24"/>
          <w:szCs w:val="24"/>
        </w:rPr>
        <w:t xml:space="preserve"> because the present results showed that hospital admissions in the UAE </w:t>
      </w:r>
      <w:r w:rsidR="00CC2890">
        <w:rPr>
          <w:rFonts w:ascii="Times New Roman" w:hAnsi="Times New Roman" w:cs="Times New Roman"/>
          <w:sz w:val="24"/>
          <w:szCs w:val="24"/>
        </w:rPr>
        <w:t>slightly</w:t>
      </w:r>
      <w:r>
        <w:rPr>
          <w:rFonts w:ascii="Times New Roman" w:hAnsi="Times New Roman" w:cs="Times New Roman"/>
          <w:sz w:val="24"/>
          <w:szCs w:val="24"/>
        </w:rPr>
        <w:t xml:space="preserve"> increase when PM</w:t>
      </w:r>
      <w:r w:rsidRPr="00CC2890">
        <w:rPr>
          <w:rFonts w:ascii="Times New Roman" w:hAnsi="Times New Roman" w:cs="Times New Roman"/>
          <w:sz w:val="24"/>
          <w:szCs w:val="24"/>
          <w:vertAlign w:val="subscript"/>
        </w:rPr>
        <w:t>2.5</w:t>
      </w:r>
      <w:r>
        <w:rPr>
          <w:rFonts w:ascii="Times New Roman" w:hAnsi="Times New Roman" w:cs="Times New Roman"/>
          <w:sz w:val="24"/>
          <w:szCs w:val="24"/>
        </w:rPr>
        <w:t xml:space="preserve"> concentration are above </w:t>
      </w:r>
      <w:r w:rsidRPr="009B66D2">
        <w:rPr>
          <w:rFonts w:ascii="Times New Roman" w:hAnsi="Times New Roman" w:cs="Times New Roman"/>
          <w:sz w:val="24"/>
          <w:szCs w:val="24"/>
        </w:rPr>
        <w:t xml:space="preserve">~ </w:t>
      </w:r>
      <w:r>
        <w:rPr>
          <w:rFonts w:ascii="Times New Roman" w:hAnsi="Times New Roman" w:cs="Times New Roman"/>
          <w:sz w:val="24"/>
          <w:szCs w:val="24"/>
        </w:rPr>
        <w:t>100</w:t>
      </w:r>
      <w:r w:rsidRPr="009B66D2">
        <w:rPr>
          <w:rFonts w:ascii="Times New Roman" w:hAnsi="Times New Roman" w:cs="Times New Roman"/>
          <w:sz w:val="24"/>
          <w:szCs w:val="24"/>
        </w:rPr>
        <w:t xml:space="preserve"> </w:t>
      </w:r>
      <w:r w:rsidRPr="009B66D2">
        <w:rPr>
          <w:rFonts w:ascii="Symbol" w:hAnsi="Symbol" w:cs="Times New Roman"/>
          <w:sz w:val="24"/>
          <w:szCs w:val="24"/>
        </w:rPr>
        <w:t></w:t>
      </w:r>
      <w:r w:rsidRPr="009B66D2">
        <w:rPr>
          <w:rFonts w:ascii="Times New Roman" w:hAnsi="Times New Roman" w:cs="Times New Roman"/>
          <w:sz w:val="24"/>
          <w:szCs w:val="24"/>
        </w:rPr>
        <w:t>g/m</w:t>
      </w:r>
      <w:r w:rsidRPr="009B66D2">
        <w:rPr>
          <w:rFonts w:ascii="Times New Roman" w:hAnsi="Times New Roman" w:cs="Times New Roman"/>
          <w:sz w:val="24"/>
          <w:szCs w:val="24"/>
          <w:vertAlign w:val="superscript"/>
        </w:rPr>
        <w:t>3</w:t>
      </w:r>
      <w:r w:rsidR="000035FD">
        <w:rPr>
          <w:rFonts w:ascii="Times New Roman" w:hAnsi="Times New Roman" w:cs="Times New Roman"/>
          <w:sz w:val="24"/>
          <w:szCs w:val="24"/>
        </w:rPr>
        <w:t xml:space="preserve"> that is</w:t>
      </w:r>
      <w:r w:rsidR="00CC2890">
        <w:rPr>
          <w:rFonts w:ascii="Times New Roman" w:hAnsi="Times New Roman" w:cs="Times New Roman"/>
          <w:sz w:val="24"/>
          <w:szCs w:val="24"/>
        </w:rPr>
        <w:t xml:space="preserve"> when strong dust event</w:t>
      </w:r>
      <w:r w:rsidR="000035FD">
        <w:rPr>
          <w:rFonts w:ascii="Times New Roman" w:hAnsi="Times New Roman" w:cs="Times New Roman"/>
          <w:sz w:val="24"/>
          <w:szCs w:val="24"/>
        </w:rPr>
        <w:t>s probably</w:t>
      </w:r>
      <w:r w:rsidR="00CC2890">
        <w:rPr>
          <w:rFonts w:ascii="Times New Roman" w:hAnsi="Times New Roman" w:cs="Times New Roman"/>
          <w:sz w:val="24"/>
          <w:szCs w:val="24"/>
        </w:rPr>
        <w:t xml:space="preserve"> start occurring. </w:t>
      </w:r>
      <w:r w:rsidR="000035FD">
        <w:rPr>
          <w:rFonts w:ascii="Times New Roman" w:hAnsi="Times New Roman" w:cs="Times New Roman"/>
          <w:sz w:val="24"/>
          <w:szCs w:val="24"/>
        </w:rPr>
        <w:t>Ongoing work within this framework project is trying establishing the background concentration of PM</w:t>
      </w:r>
      <w:r w:rsidR="000035FD" w:rsidRPr="000035FD">
        <w:rPr>
          <w:rFonts w:ascii="Times New Roman" w:hAnsi="Times New Roman" w:cs="Times New Roman"/>
          <w:sz w:val="24"/>
          <w:szCs w:val="24"/>
          <w:vertAlign w:val="subscript"/>
        </w:rPr>
        <w:t>2.5</w:t>
      </w:r>
      <w:r w:rsidR="000035FD">
        <w:rPr>
          <w:rFonts w:ascii="Times New Roman" w:hAnsi="Times New Roman" w:cs="Times New Roman"/>
          <w:sz w:val="24"/>
          <w:szCs w:val="24"/>
        </w:rPr>
        <w:t xml:space="preserve"> that, on average, is always present across the UAE and that might likely associated to natural origins. </w:t>
      </w:r>
    </w:p>
    <w:p w14:paraId="09A35BA8" w14:textId="289FD7D8" w:rsidR="003D78B0" w:rsidRPr="006977FE" w:rsidRDefault="004F488B" w:rsidP="004F488B">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In the present analysis, the PM</w:t>
      </w:r>
      <w:r w:rsidRPr="004F488B">
        <w:rPr>
          <w:rFonts w:ascii="Times New Roman" w:hAnsi="Times New Roman" w:cs="Times New Roman"/>
          <w:sz w:val="24"/>
          <w:szCs w:val="24"/>
          <w:vertAlign w:val="subscript"/>
        </w:rPr>
        <w:t>2.5</w:t>
      </w:r>
      <w:r>
        <w:rPr>
          <w:rFonts w:ascii="Times New Roman" w:hAnsi="Times New Roman" w:cs="Times New Roman"/>
          <w:sz w:val="24"/>
          <w:szCs w:val="24"/>
        </w:rPr>
        <w:t xml:space="preserve"> dust component could not be completely removed as it is always a component of PM</w:t>
      </w:r>
      <w:r w:rsidRPr="004F488B">
        <w:rPr>
          <w:rFonts w:ascii="Times New Roman" w:hAnsi="Times New Roman" w:cs="Times New Roman"/>
          <w:sz w:val="24"/>
          <w:szCs w:val="24"/>
          <w:vertAlign w:val="subscript"/>
        </w:rPr>
        <w:t>2.5</w:t>
      </w:r>
      <w:r>
        <w:rPr>
          <w:rFonts w:ascii="Times New Roman" w:hAnsi="Times New Roman" w:cs="Times New Roman"/>
          <w:sz w:val="24"/>
          <w:szCs w:val="24"/>
        </w:rPr>
        <w:t>. However, after several trials, only extreme and rare outliers have been reduced in order to keep the signature of dust event in the whole PM</w:t>
      </w:r>
      <w:r w:rsidRPr="004F488B">
        <w:rPr>
          <w:rFonts w:ascii="Times New Roman" w:hAnsi="Times New Roman" w:cs="Times New Roman"/>
          <w:sz w:val="24"/>
          <w:szCs w:val="24"/>
          <w:vertAlign w:val="subscript"/>
        </w:rPr>
        <w:t>2.5</w:t>
      </w:r>
      <w:r>
        <w:rPr>
          <w:rFonts w:ascii="Times New Roman" w:hAnsi="Times New Roman" w:cs="Times New Roman"/>
          <w:sz w:val="24"/>
          <w:szCs w:val="24"/>
        </w:rPr>
        <w:t xml:space="preserve"> dataset. </w:t>
      </w:r>
    </w:p>
    <w:p w14:paraId="6DBEEB8E" w14:textId="77777777" w:rsidR="003D78B0" w:rsidRDefault="003D78B0" w:rsidP="003D78B0">
      <w:pPr>
        <w:spacing w:after="0" w:line="240" w:lineRule="auto"/>
        <w:ind w:firstLine="720"/>
        <w:rPr>
          <w:rFonts w:ascii="Times New Roman" w:hAnsi="Times New Roman" w:cs="Times New Roman"/>
        </w:rPr>
      </w:pPr>
    </w:p>
    <w:p w14:paraId="01129F2F" w14:textId="6206E0FB" w:rsidR="003D78B0" w:rsidRDefault="003D78B0" w:rsidP="003D78B0">
      <w:pPr>
        <w:pStyle w:val="Heading3"/>
        <w:numPr>
          <w:ilvl w:val="1"/>
          <w:numId w:val="9"/>
        </w:numPr>
        <w:rPr>
          <w:rFonts w:ascii="Times New Roman" w:hAnsi="Times New Roman" w:cs="Times New Roman"/>
          <w:sz w:val="28"/>
          <w:szCs w:val="28"/>
        </w:rPr>
      </w:pPr>
      <w:bookmarkStart w:id="18" w:name="_Toc487015442"/>
      <w:r w:rsidRPr="00381075">
        <w:rPr>
          <w:rFonts w:ascii="Times New Roman" w:hAnsi="Times New Roman" w:cs="Times New Roman"/>
          <w:sz w:val="28"/>
          <w:szCs w:val="28"/>
        </w:rPr>
        <w:lastRenderedPageBreak/>
        <w:t>Suggested implementation of measures to target lower PM</w:t>
      </w:r>
      <w:r w:rsidRPr="00381075">
        <w:rPr>
          <w:rFonts w:ascii="Times New Roman" w:hAnsi="Times New Roman" w:cs="Times New Roman"/>
          <w:sz w:val="28"/>
          <w:szCs w:val="28"/>
          <w:vertAlign w:val="subscript"/>
        </w:rPr>
        <w:t>2.5</w:t>
      </w:r>
      <w:r w:rsidRPr="00381075">
        <w:rPr>
          <w:rFonts w:ascii="Times New Roman" w:hAnsi="Times New Roman" w:cs="Times New Roman"/>
          <w:sz w:val="28"/>
          <w:szCs w:val="28"/>
        </w:rPr>
        <w:t xml:space="preserve"> standards</w:t>
      </w:r>
      <w:bookmarkEnd w:id="18"/>
    </w:p>
    <w:p w14:paraId="3CF1DFCA" w14:textId="77777777" w:rsidR="00155575" w:rsidRPr="00155575" w:rsidRDefault="00155575" w:rsidP="00155575">
      <w:pPr>
        <w:rPr>
          <w:lang w:val="en-GB"/>
        </w:rPr>
      </w:pPr>
    </w:p>
    <w:p w14:paraId="42718A51" w14:textId="5B654C1B" w:rsidR="003D78B0" w:rsidRPr="006977FE" w:rsidRDefault="003D78B0" w:rsidP="003D78B0">
      <w:pPr>
        <w:spacing w:after="0"/>
        <w:ind w:firstLine="720"/>
        <w:rPr>
          <w:rFonts w:ascii="Times New Roman" w:hAnsi="Times New Roman" w:cs="Times New Roman"/>
          <w:sz w:val="24"/>
          <w:szCs w:val="24"/>
        </w:rPr>
      </w:pPr>
      <w:r w:rsidRPr="006977FE">
        <w:rPr>
          <w:rFonts w:ascii="Times New Roman" w:hAnsi="Times New Roman" w:cs="Times New Roman"/>
          <w:sz w:val="24"/>
          <w:szCs w:val="24"/>
        </w:rPr>
        <w:t xml:space="preserve">The UAE is encouraged to implement </w:t>
      </w:r>
      <w:r w:rsidRPr="00C225D5">
        <w:rPr>
          <w:rFonts w:ascii="Times New Roman" w:hAnsi="Times New Roman" w:cs="Times New Roman"/>
          <w:b/>
          <w:sz w:val="24"/>
          <w:szCs w:val="24"/>
        </w:rPr>
        <w:t>plans and strategies</w:t>
      </w:r>
      <w:r w:rsidRPr="006977FE">
        <w:rPr>
          <w:rFonts w:ascii="Times New Roman" w:hAnsi="Times New Roman" w:cs="Times New Roman"/>
          <w:sz w:val="24"/>
          <w:szCs w:val="24"/>
        </w:rPr>
        <w:t xml:space="preserve"> to reach short- and long-term PM</w:t>
      </w:r>
      <w:r w:rsidRPr="006977FE">
        <w:rPr>
          <w:rFonts w:ascii="Times New Roman" w:hAnsi="Times New Roman" w:cs="Times New Roman"/>
          <w:sz w:val="24"/>
          <w:szCs w:val="24"/>
          <w:vertAlign w:val="subscript"/>
        </w:rPr>
        <w:t>2.5</w:t>
      </w:r>
      <w:r w:rsidR="00C225D5">
        <w:rPr>
          <w:rFonts w:ascii="Times New Roman" w:hAnsi="Times New Roman" w:cs="Times New Roman"/>
          <w:sz w:val="24"/>
          <w:szCs w:val="24"/>
        </w:rPr>
        <w:t xml:space="preserve"> standards in the near future</w:t>
      </w:r>
      <w:r w:rsidRPr="006977FE">
        <w:rPr>
          <w:rFonts w:ascii="Times New Roman" w:hAnsi="Times New Roman" w:cs="Times New Roman"/>
          <w:sz w:val="24"/>
          <w:szCs w:val="24"/>
        </w:rPr>
        <w:t>. As general suggestion, the</w:t>
      </w:r>
      <w:r w:rsidR="00C225D5">
        <w:rPr>
          <w:rFonts w:ascii="Times New Roman" w:hAnsi="Times New Roman" w:cs="Times New Roman"/>
          <w:sz w:val="24"/>
          <w:szCs w:val="24"/>
        </w:rPr>
        <w:t xml:space="preserve"> UAE should develop a </w:t>
      </w:r>
      <w:r w:rsidR="00C225D5" w:rsidRPr="00C225D5">
        <w:rPr>
          <w:rFonts w:ascii="Times New Roman" w:hAnsi="Times New Roman" w:cs="Times New Roman"/>
          <w:b/>
          <w:sz w:val="24"/>
          <w:szCs w:val="24"/>
        </w:rPr>
        <w:t>National Air Quality</w:t>
      </w:r>
      <w:r w:rsidR="00C225D5">
        <w:rPr>
          <w:rFonts w:ascii="Times New Roman" w:hAnsi="Times New Roman" w:cs="Times New Roman"/>
          <w:sz w:val="24"/>
          <w:szCs w:val="24"/>
        </w:rPr>
        <w:t xml:space="preserve"> plan</w:t>
      </w:r>
      <w:r w:rsidRPr="006977FE">
        <w:rPr>
          <w:rFonts w:ascii="Times New Roman" w:hAnsi="Times New Roman" w:cs="Times New Roman"/>
          <w:sz w:val="24"/>
          <w:szCs w:val="24"/>
        </w:rPr>
        <w:t xml:space="preserve"> foreseeing attainment of the PM</w:t>
      </w:r>
      <w:r w:rsidRPr="006977FE">
        <w:rPr>
          <w:rFonts w:ascii="Times New Roman" w:hAnsi="Times New Roman" w:cs="Times New Roman"/>
          <w:sz w:val="24"/>
          <w:szCs w:val="24"/>
          <w:vertAlign w:val="subscript"/>
        </w:rPr>
        <w:t>2.5</w:t>
      </w:r>
      <w:r w:rsidRPr="006977FE">
        <w:rPr>
          <w:rFonts w:ascii="Times New Roman" w:hAnsi="Times New Roman" w:cs="Times New Roman"/>
          <w:sz w:val="24"/>
          <w:szCs w:val="24"/>
        </w:rPr>
        <w:t xml:space="preserve"> limit value in the next 5 years period. The air quality plan should take into considerations some of the following critical issues such as:</w:t>
      </w:r>
    </w:p>
    <w:p w14:paraId="18D420C4" w14:textId="77777777" w:rsidR="003D78B0" w:rsidRPr="006977FE" w:rsidRDefault="003D78B0" w:rsidP="003D78B0">
      <w:pPr>
        <w:spacing w:after="0"/>
        <w:ind w:firstLine="720"/>
        <w:rPr>
          <w:rFonts w:ascii="Times New Roman" w:hAnsi="Times New Roman" w:cs="Times New Roman"/>
          <w:sz w:val="24"/>
          <w:szCs w:val="24"/>
        </w:rPr>
      </w:pPr>
    </w:p>
    <w:p w14:paraId="1CF9CE41" w14:textId="77777777" w:rsidR="003D78B0" w:rsidRPr="006977FE" w:rsidRDefault="003D78B0" w:rsidP="00A61A8B">
      <w:pPr>
        <w:pStyle w:val="ListParagraph"/>
        <w:numPr>
          <w:ilvl w:val="0"/>
          <w:numId w:val="8"/>
        </w:numPr>
        <w:spacing w:after="0"/>
        <w:rPr>
          <w:rFonts w:ascii="Times New Roman" w:hAnsi="Times New Roman" w:cs="Times New Roman"/>
          <w:sz w:val="24"/>
          <w:szCs w:val="24"/>
        </w:rPr>
      </w:pPr>
      <w:r w:rsidRPr="006977FE">
        <w:rPr>
          <w:rFonts w:ascii="Times New Roman" w:hAnsi="Times New Roman" w:cs="Times New Roman"/>
          <w:sz w:val="24"/>
          <w:szCs w:val="24"/>
        </w:rPr>
        <w:t xml:space="preserve">the </w:t>
      </w:r>
      <w:r w:rsidRPr="00C633AD">
        <w:rPr>
          <w:rFonts w:ascii="Times New Roman" w:hAnsi="Times New Roman" w:cs="Times New Roman"/>
          <w:b/>
          <w:sz w:val="24"/>
          <w:szCs w:val="24"/>
        </w:rPr>
        <w:t>complexity</w:t>
      </w:r>
      <w:r w:rsidRPr="006977FE">
        <w:rPr>
          <w:rFonts w:ascii="Times New Roman" w:hAnsi="Times New Roman" w:cs="Times New Roman"/>
          <w:sz w:val="24"/>
          <w:szCs w:val="24"/>
        </w:rPr>
        <w:t xml:space="preserve"> of the mechanism for the PM</w:t>
      </w:r>
      <w:r w:rsidRPr="006977FE">
        <w:rPr>
          <w:rFonts w:ascii="Times New Roman" w:hAnsi="Times New Roman" w:cs="Times New Roman"/>
          <w:sz w:val="24"/>
          <w:szCs w:val="24"/>
          <w:vertAlign w:val="subscript"/>
        </w:rPr>
        <w:t>2.5</w:t>
      </w:r>
      <w:r w:rsidRPr="006977FE">
        <w:rPr>
          <w:rFonts w:ascii="Times New Roman" w:hAnsi="Times New Roman" w:cs="Times New Roman"/>
          <w:sz w:val="24"/>
          <w:szCs w:val="24"/>
        </w:rPr>
        <w:t xml:space="preserve"> formation in the atmosphere</w:t>
      </w:r>
    </w:p>
    <w:p w14:paraId="366A5F4B" w14:textId="77777777" w:rsidR="003D78B0" w:rsidRPr="006977FE" w:rsidRDefault="003D78B0" w:rsidP="00A61A8B">
      <w:pPr>
        <w:pStyle w:val="ListParagraph"/>
        <w:numPr>
          <w:ilvl w:val="0"/>
          <w:numId w:val="8"/>
        </w:numPr>
        <w:spacing w:after="0"/>
        <w:rPr>
          <w:rFonts w:ascii="Times New Roman" w:hAnsi="Times New Roman" w:cs="Times New Roman"/>
          <w:sz w:val="24"/>
          <w:szCs w:val="24"/>
        </w:rPr>
      </w:pPr>
      <w:r w:rsidRPr="006977FE">
        <w:rPr>
          <w:rFonts w:ascii="Times New Roman" w:hAnsi="Times New Roman" w:cs="Times New Roman"/>
          <w:sz w:val="24"/>
          <w:szCs w:val="24"/>
        </w:rPr>
        <w:t>the contribution of PM</w:t>
      </w:r>
      <w:r w:rsidRPr="006977FE">
        <w:rPr>
          <w:rFonts w:ascii="Times New Roman" w:hAnsi="Times New Roman" w:cs="Times New Roman"/>
          <w:sz w:val="24"/>
          <w:szCs w:val="24"/>
          <w:vertAlign w:val="subscript"/>
        </w:rPr>
        <w:t>2.5</w:t>
      </w:r>
      <w:r w:rsidRPr="006977FE">
        <w:rPr>
          <w:rFonts w:ascii="Times New Roman" w:hAnsi="Times New Roman" w:cs="Times New Roman"/>
          <w:sz w:val="24"/>
          <w:szCs w:val="24"/>
        </w:rPr>
        <w:t xml:space="preserve"> concentration from </w:t>
      </w:r>
      <w:r w:rsidRPr="00C633AD">
        <w:rPr>
          <w:rFonts w:ascii="Times New Roman" w:hAnsi="Times New Roman" w:cs="Times New Roman"/>
          <w:b/>
          <w:sz w:val="24"/>
          <w:szCs w:val="24"/>
        </w:rPr>
        <w:t>global and regional sources</w:t>
      </w:r>
    </w:p>
    <w:p w14:paraId="29D68542" w14:textId="77777777" w:rsidR="003D78B0" w:rsidRPr="006977FE" w:rsidRDefault="003D78B0" w:rsidP="00A61A8B">
      <w:pPr>
        <w:pStyle w:val="ListParagraph"/>
        <w:numPr>
          <w:ilvl w:val="0"/>
          <w:numId w:val="8"/>
        </w:numPr>
        <w:spacing w:after="0"/>
        <w:rPr>
          <w:rFonts w:ascii="Times New Roman" w:hAnsi="Times New Roman" w:cs="Times New Roman"/>
          <w:sz w:val="24"/>
          <w:szCs w:val="24"/>
        </w:rPr>
      </w:pPr>
      <w:r w:rsidRPr="006977FE">
        <w:rPr>
          <w:rFonts w:ascii="Times New Roman" w:hAnsi="Times New Roman" w:cs="Times New Roman"/>
          <w:sz w:val="24"/>
          <w:szCs w:val="24"/>
        </w:rPr>
        <w:t>the contribution of PM</w:t>
      </w:r>
      <w:r w:rsidRPr="006977FE">
        <w:rPr>
          <w:rFonts w:ascii="Times New Roman" w:hAnsi="Times New Roman" w:cs="Times New Roman"/>
          <w:sz w:val="24"/>
          <w:szCs w:val="24"/>
          <w:vertAlign w:val="subscript"/>
        </w:rPr>
        <w:t>2.5</w:t>
      </w:r>
      <w:r w:rsidRPr="006977FE">
        <w:rPr>
          <w:rFonts w:ascii="Times New Roman" w:hAnsi="Times New Roman" w:cs="Times New Roman"/>
          <w:sz w:val="24"/>
          <w:szCs w:val="24"/>
        </w:rPr>
        <w:t xml:space="preserve"> from </w:t>
      </w:r>
      <w:r w:rsidRPr="00C633AD">
        <w:rPr>
          <w:rFonts w:ascii="Times New Roman" w:hAnsi="Times New Roman" w:cs="Times New Roman"/>
          <w:b/>
          <w:sz w:val="24"/>
          <w:szCs w:val="24"/>
        </w:rPr>
        <w:t>natural sources</w:t>
      </w:r>
    </w:p>
    <w:p w14:paraId="25C2F39E" w14:textId="77777777" w:rsidR="003D78B0" w:rsidRPr="006977FE" w:rsidRDefault="003D78B0" w:rsidP="003D78B0">
      <w:pPr>
        <w:spacing w:after="0"/>
        <w:jc w:val="both"/>
        <w:rPr>
          <w:rFonts w:ascii="Times New Roman" w:hAnsi="Times New Roman" w:cs="Times New Roman"/>
          <w:sz w:val="24"/>
          <w:szCs w:val="24"/>
        </w:rPr>
      </w:pPr>
      <w:r w:rsidRPr="006977FE">
        <w:rPr>
          <w:rFonts w:ascii="Times New Roman" w:hAnsi="Times New Roman" w:cs="Times New Roman"/>
          <w:sz w:val="24"/>
          <w:szCs w:val="24"/>
        </w:rPr>
        <w:tab/>
      </w:r>
    </w:p>
    <w:p w14:paraId="4308C88B" w14:textId="62466EEB" w:rsidR="003D78B0" w:rsidRPr="006977FE" w:rsidRDefault="003D78B0" w:rsidP="003D78B0">
      <w:pPr>
        <w:spacing w:after="0"/>
        <w:ind w:firstLine="720"/>
        <w:rPr>
          <w:rFonts w:ascii="Times New Roman" w:hAnsi="Times New Roman" w:cs="Times New Roman"/>
          <w:sz w:val="24"/>
          <w:szCs w:val="24"/>
        </w:rPr>
      </w:pPr>
      <w:r w:rsidRPr="006977FE">
        <w:rPr>
          <w:rFonts w:ascii="Times New Roman" w:hAnsi="Times New Roman" w:cs="Times New Roman"/>
          <w:sz w:val="24"/>
          <w:szCs w:val="24"/>
        </w:rPr>
        <w:t xml:space="preserve">The UAE has also critical issues related to </w:t>
      </w:r>
      <w:r w:rsidRPr="007D7C45">
        <w:rPr>
          <w:rFonts w:ascii="Times New Roman" w:hAnsi="Times New Roman" w:cs="Times New Roman"/>
          <w:b/>
          <w:sz w:val="24"/>
          <w:szCs w:val="24"/>
        </w:rPr>
        <w:t>meteorological and morphological conditions</w:t>
      </w:r>
      <w:r w:rsidRPr="006977FE">
        <w:rPr>
          <w:rFonts w:ascii="Times New Roman" w:hAnsi="Times New Roman" w:cs="Times New Roman"/>
          <w:sz w:val="24"/>
          <w:szCs w:val="24"/>
        </w:rPr>
        <w:t>, which are often responsible for increase of PM</w:t>
      </w:r>
      <w:r w:rsidRPr="006977FE">
        <w:rPr>
          <w:rFonts w:ascii="Times New Roman" w:hAnsi="Times New Roman" w:cs="Times New Roman"/>
          <w:sz w:val="24"/>
          <w:szCs w:val="24"/>
          <w:vertAlign w:val="subscript"/>
        </w:rPr>
        <w:t>2.5</w:t>
      </w:r>
      <w:r w:rsidRPr="006977FE">
        <w:rPr>
          <w:rFonts w:ascii="Times New Roman" w:hAnsi="Times New Roman" w:cs="Times New Roman"/>
          <w:sz w:val="24"/>
          <w:szCs w:val="24"/>
        </w:rPr>
        <w:t xml:space="preserve"> concentrations across the whole County. The</w:t>
      </w:r>
      <w:r w:rsidR="007D7C45">
        <w:rPr>
          <w:rFonts w:ascii="Times New Roman" w:hAnsi="Times New Roman" w:cs="Times New Roman"/>
          <w:sz w:val="24"/>
          <w:szCs w:val="24"/>
        </w:rPr>
        <w:t xml:space="preserve">se </w:t>
      </w:r>
      <w:r w:rsidRPr="006977FE">
        <w:rPr>
          <w:rFonts w:ascii="Times New Roman" w:hAnsi="Times New Roman" w:cs="Times New Roman"/>
          <w:sz w:val="24"/>
          <w:szCs w:val="24"/>
        </w:rPr>
        <w:t xml:space="preserve">factors might have important impact on the </w:t>
      </w:r>
      <w:r w:rsidRPr="007D7C45">
        <w:rPr>
          <w:rFonts w:ascii="Times New Roman" w:hAnsi="Times New Roman" w:cs="Times New Roman"/>
          <w:b/>
          <w:sz w:val="24"/>
          <w:szCs w:val="24"/>
        </w:rPr>
        <w:t>accumulation and the dispersion</w:t>
      </w:r>
      <w:r w:rsidRPr="006977FE">
        <w:rPr>
          <w:rFonts w:ascii="Times New Roman" w:hAnsi="Times New Roman" w:cs="Times New Roman"/>
          <w:sz w:val="24"/>
          <w:szCs w:val="24"/>
        </w:rPr>
        <w:t xml:space="preserve"> of pollutants above all in urban areas. </w:t>
      </w:r>
    </w:p>
    <w:p w14:paraId="430255A9" w14:textId="78A4AC05" w:rsidR="003D78B0" w:rsidRPr="006977FE" w:rsidRDefault="003D78B0" w:rsidP="003D78B0">
      <w:pPr>
        <w:spacing w:after="0"/>
        <w:ind w:firstLine="720"/>
        <w:rPr>
          <w:rFonts w:ascii="Times New Roman" w:hAnsi="Times New Roman" w:cs="Times New Roman"/>
          <w:sz w:val="24"/>
          <w:szCs w:val="24"/>
        </w:rPr>
      </w:pPr>
      <w:r w:rsidRPr="006977FE">
        <w:rPr>
          <w:rFonts w:ascii="Times New Roman" w:hAnsi="Times New Roman" w:cs="Times New Roman"/>
          <w:sz w:val="24"/>
          <w:szCs w:val="24"/>
        </w:rPr>
        <w:t>At the date, in the UAE there is no available documentation about the contribution of different emission sources to PM</w:t>
      </w:r>
      <w:r w:rsidRPr="006977FE">
        <w:rPr>
          <w:rFonts w:ascii="Times New Roman" w:hAnsi="Times New Roman" w:cs="Times New Roman"/>
          <w:sz w:val="24"/>
          <w:szCs w:val="24"/>
          <w:vertAlign w:val="subscript"/>
        </w:rPr>
        <w:t>2.5</w:t>
      </w:r>
      <w:r w:rsidRPr="006977FE">
        <w:rPr>
          <w:rFonts w:ascii="Times New Roman" w:hAnsi="Times New Roman" w:cs="Times New Roman"/>
          <w:sz w:val="24"/>
          <w:szCs w:val="24"/>
        </w:rPr>
        <w:t xml:space="preserve"> at National level except for few works carried out in the Emirates of Abu Dhabi and Sharjah. However, according to the recent works on source apportionment carried out by NILU </w:t>
      </w:r>
      <w:r w:rsidRPr="006977FE">
        <w:rPr>
          <w:rFonts w:ascii="Times New Roman" w:hAnsi="Times New Roman" w:cs="Times New Roman"/>
          <w:sz w:val="24"/>
          <w:szCs w:val="24"/>
        </w:rPr>
        <w:fldChar w:fldCharType="begin"/>
      </w:r>
      <w:r w:rsidRPr="006977FE">
        <w:rPr>
          <w:rFonts w:ascii="Times New Roman" w:hAnsi="Times New Roman" w:cs="Times New Roman"/>
          <w:sz w:val="24"/>
          <w:szCs w:val="24"/>
        </w:rPr>
        <w:instrText xml:space="preserve"> ADDIN ZOTERO_ITEM CSL_CITATION {"citationID":"mTHEIdQH","properties":{"formattedCitation":"(2012)","plainCitation":"(2012)"},"citationItems":[{"id":4001,"uris":["http://zotero.org/users/2173587/items/8CJN7XBZ"],"uri":["http://zotero.org/users/2173587/items/8CJN7XBZ"],"itemData":{"id":4001,"type":"article-journal","title":"Chemical Speciation of Fine Airborne Particles in Abu Dhabi: Source Apportionment","author":[{"family":"NILU","given":""}],"issued":{"date-parts":[["2012"]]}},"suppress-author":true}],"schema":"https://github.com/citation-style-language/schema/raw/master/csl-citation.json"} </w:instrText>
      </w:r>
      <w:r w:rsidRPr="006977FE">
        <w:rPr>
          <w:rFonts w:ascii="Times New Roman" w:hAnsi="Times New Roman" w:cs="Times New Roman"/>
          <w:sz w:val="24"/>
          <w:szCs w:val="24"/>
        </w:rPr>
        <w:fldChar w:fldCharType="separate"/>
      </w:r>
      <w:r w:rsidRPr="006977FE">
        <w:rPr>
          <w:rFonts w:ascii="Times New Roman" w:hAnsi="Times New Roman" w:cs="Times New Roman"/>
          <w:sz w:val="24"/>
          <w:szCs w:val="24"/>
        </w:rPr>
        <w:t>(2012)</w:t>
      </w:r>
      <w:r w:rsidRPr="006977FE">
        <w:rPr>
          <w:rFonts w:ascii="Times New Roman" w:hAnsi="Times New Roman" w:cs="Times New Roman"/>
          <w:sz w:val="24"/>
          <w:szCs w:val="24"/>
        </w:rPr>
        <w:fldChar w:fldCharType="end"/>
      </w:r>
      <w:r w:rsidRPr="006977FE">
        <w:rPr>
          <w:rFonts w:ascii="Times New Roman" w:hAnsi="Times New Roman" w:cs="Times New Roman"/>
          <w:sz w:val="24"/>
          <w:szCs w:val="24"/>
        </w:rPr>
        <w:t>, and Hamdan et al.</w:t>
      </w:r>
      <w:r w:rsidRPr="006977FE">
        <w:rPr>
          <w:rFonts w:ascii="Times New Roman" w:hAnsi="Times New Roman" w:cs="Times New Roman"/>
          <w:sz w:val="24"/>
          <w:szCs w:val="24"/>
        </w:rPr>
        <w:fldChar w:fldCharType="begin"/>
      </w:r>
      <w:r w:rsidRPr="006977FE">
        <w:rPr>
          <w:rFonts w:ascii="Times New Roman" w:hAnsi="Times New Roman" w:cs="Times New Roman"/>
          <w:sz w:val="24"/>
          <w:szCs w:val="24"/>
        </w:rPr>
        <w:instrText xml:space="preserve"> ADDIN ZOTERO_ITEM CSL_CITATION {"citationID":"I0FYfvbX","properties":{"formattedCitation":"(2016)","plainCitation":"(2016)"},"citationItems":[{"id":4006,"uris":["http://zotero.org/users/2173587/items/27CXADS6"],"uri":["http://zotero.org/users/2173587/items/27CXADS6"],"itemData":{"id":4006,"type":"article-journal","title":"Particulate Matter Pollution in the United Arab Emirates: Elemental Analysis and Phase Identification of Fine Particulate Pollutants","container-title":"ICEPR 158, Proceedings of the 2 nd  World Congress on New Technologies (NewTech'16)","issue":"Paper No. ICEPR 158","DOI":"10.11159/icepr16.158","author":[{"family":"Hamdan","given":"Nasser M."},{"family":"Alawadhi","given":"Hussain"},{"family":"Jisrawi","given":"Najeh"}],"issued":{"date-parts":[["2016",8]]}},"suppress-author":true}],"schema":"https://github.com/citation-style-language/schema/raw/master/csl-citation.json"} </w:instrText>
      </w:r>
      <w:r w:rsidRPr="006977FE">
        <w:rPr>
          <w:rFonts w:ascii="Times New Roman" w:hAnsi="Times New Roman" w:cs="Times New Roman"/>
          <w:sz w:val="24"/>
          <w:szCs w:val="24"/>
        </w:rPr>
        <w:fldChar w:fldCharType="separate"/>
      </w:r>
      <w:r w:rsidRPr="006977FE">
        <w:rPr>
          <w:rFonts w:ascii="Times New Roman" w:hAnsi="Times New Roman" w:cs="Times New Roman"/>
          <w:sz w:val="24"/>
          <w:szCs w:val="24"/>
        </w:rPr>
        <w:t>(2016)</w:t>
      </w:r>
      <w:r w:rsidRPr="006977FE">
        <w:rPr>
          <w:rFonts w:ascii="Times New Roman" w:hAnsi="Times New Roman" w:cs="Times New Roman"/>
          <w:sz w:val="24"/>
          <w:szCs w:val="24"/>
        </w:rPr>
        <w:fldChar w:fldCharType="end"/>
      </w:r>
      <w:r w:rsidRPr="006977FE">
        <w:rPr>
          <w:rFonts w:ascii="Times New Roman" w:hAnsi="Times New Roman" w:cs="Times New Roman"/>
          <w:sz w:val="24"/>
          <w:szCs w:val="24"/>
        </w:rPr>
        <w:t xml:space="preserve">, in the absence of dust events, emissions from </w:t>
      </w:r>
      <w:r w:rsidRPr="007D7C45">
        <w:rPr>
          <w:rFonts w:ascii="Times New Roman" w:hAnsi="Times New Roman" w:cs="Times New Roman"/>
          <w:b/>
          <w:sz w:val="24"/>
          <w:szCs w:val="24"/>
        </w:rPr>
        <w:t>industrial</w:t>
      </w:r>
      <w:r w:rsidRPr="006977FE">
        <w:rPr>
          <w:rFonts w:ascii="Times New Roman" w:hAnsi="Times New Roman" w:cs="Times New Roman"/>
          <w:sz w:val="24"/>
          <w:szCs w:val="24"/>
        </w:rPr>
        <w:t xml:space="preserve"> activities,</w:t>
      </w:r>
      <w:r w:rsidR="007D7C45">
        <w:rPr>
          <w:rFonts w:ascii="Times New Roman" w:hAnsi="Times New Roman" w:cs="Times New Roman"/>
          <w:sz w:val="24"/>
          <w:szCs w:val="24"/>
        </w:rPr>
        <w:t xml:space="preserve"> </w:t>
      </w:r>
      <w:r w:rsidR="007D7C45" w:rsidRPr="007D7C45">
        <w:rPr>
          <w:rFonts w:ascii="Times New Roman" w:hAnsi="Times New Roman" w:cs="Times New Roman"/>
          <w:b/>
          <w:sz w:val="24"/>
          <w:szCs w:val="24"/>
        </w:rPr>
        <w:t>energy</w:t>
      </w:r>
      <w:r w:rsidR="007D7C45">
        <w:rPr>
          <w:rFonts w:ascii="Times New Roman" w:hAnsi="Times New Roman" w:cs="Times New Roman"/>
          <w:sz w:val="24"/>
          <w:szCs w:val="24"/>
        </w:rPr>
        <w:t xml:space="preserve"> production and,</w:t>
      </w:r>
      <w:r w:rsidRPr="006977FE">
        <w:rPr>
          <w:rFonts w:ascii="Times New Roman" w:hAnsi="Times New Roman" w:cs="Times New Roman"/>
          <w:sz w:val="24"/>
          <w:szCs w:val="24"/>
        </w:rPr>
        <w:t xml:space="preserve"> </w:t>
      </w:r>
      <w:r w:rsidRPr="007D7C45">
        <w:rPr>
          <w:rFonts w:ascii="Times New Roman" w:hAnsi="Times New Roman" w:cs="Times New Roman"/>
          <w:b/>
          <w:sz w:val="24"/>
          <w:szCs w:val="24"/>
        </w:rPr>
        <w:t>traffic</w:t>
      </w:r>
      <w:r w:rsidRPr="006977FE">
        <w:rPr>
          <w:rFonts w:ascii="Times New Roman" w:hAnsi="Times New Roman" w:cs="Times New Roman"/>
          <w:sz w:val="24"/>
          <w:szCs w:val="24"/>
        </w:rPr>
        <w:t xml:space="preserve"> may be considered the major sources of PM</w:t>
      </w:r>
      <w:r w:rsidRPr="006977FE">
        <w:rPr>
          <w:rFonts w:ascii="Times New Roman" w:hAnsi="Times New Roman" w:cs="Times New Roman"/>
          <w:sz w:val="24"/>
          <w:szCs w:val="24"/>
          <w:vertAlign w:val="subscript"/>
        </w:rPr>
        <w:t>2.5</w:t>
      </w:r>
      <w:r w:rsidRPr="006977FE">
        <w:rPr>
          <w:rFonts w:ascii="Times New Roman" w:hAnsi="Times New Roman" w:cs="Times New Roman"/>
          <w:sz w:val="24"/>
          <w:szCs w:val="24"/>
        </w:rPr>
        <w:t>. This is in agreement with the review carried out in by the WHO about the major source apportionment of PM</w:t>
      </w:r>
      <w:r w:rsidRPr="006977FE">
        <w:rPr>
          <w:rFonts w:ascii="Times New Roman" w:hAnsi="Times New Roman" w:cs="Times New Roman"/>
          <w:sz w:val="24"/>
          <w:szCs w:val="24"/>
          <w:vertAlign w:val="subscript"/>
        </w:rPr>
        <w:t>2.5</w:t>
      </w:r>
      <w:r w:rsidRPr="006977FE">
        <w:rPr>
          <w:rFonts w:ascii="Times New Roman" w:hAnsi="Times New Roman" w:cs="Times New Roman"/>
          <w:sz w:val="24"/>
          <w:szCs w:val="24"/>
        </w:rPr>
        <w:t xml:space="preserve"> and PM</w:t>
      </w:r>
      <w:r w:rsidRPr="006977FE">
        <w:rPr>
          <w:rFonts w:ascii="Times New Roman" w:hAnsi="Times New Roman" w:cs="Times New Roman"/>
          <w:sz w:val="24"/>
          <w:szCs w:val="24"/>
          <w:vertAlign w:val="subscript"/>
        </w:rPr>
        <w:t>10</w:t>
      </w:r>
      <w:r w:rsidRPr="006977FE">
        <w:rPr>
          <w:rFonts w:ascii="Times New Roman" w:hAnsi="Times New Roman" w:cs="Times New Roman"/>
          <w:sz w:val="24"/>
          <w:szCs w:val="24"/>
        </w:rPr>
        <w:t xml:space="preserve"> a global level. The Middle East region showed PM</w:t>
      </w:r>
      <w:r w:rsidRPr="006977FE">
        <w:rPr>
          <w:rFonts w:ascii="Times New Roman" w:hAnsi="Times New Roman" w:cs="Times New Roman"/>
          <w:sz w:val="24"/>
          <w:szCs w:val="24"/>
          <w:vertAlign w:val="subscript"/>
        </w:rPr>
        <w:t>2.5</w:t>
      </w:r>
      <w:r w:rsidRPr="006977FE">
        <w:rPr>
          <w:rFonts w:ascii="Times New Roman" w:hAnsi="Times New Roman" w:cs="Times New Roman"/>
          <w:sz w:val="24"/>
          <w:szCs w:val="24"/>
        </w:rPr>
        <w:t xml:space="preserve"> concentrations dominated by a high dust component (52%) followed by industrial (27%) and traffic emissions (12%) and unspecified sources of human origin (12%) </w:t>
      </w:r>
      <w:r w:rsidRPr="006977FE">
        <w:rPr>
          <w:rFonts w:ascii="Times New Roman" w:hAnsi="Times New Roman" w:cs="Times New Roman"/>
          <w:sz w:val="24"/>
          <w:szCs w:val="24"/>
        </w:rPr>
        <w:fldChar w:fldCharType="begin"/>
      </w:r>
      <w:r w:rsidRPr="006977FE">
        <w:rPr>
          <w:rFonts w:ascii="Times New Roman" w:hAnsi="Times New Roman" w:cs="Times New Roman"/>
          <w:sz w:val="24"/>
          <w:szCs w:val="24"/>
        </w:rPr>
        <w:instrText xml:space="preserve"> ADDIN ZOTERO_ITEM CSL_CITATION {"citationID":"UhNrYQxM","properties":{"formattedCitation":"(Karagulian et al., 2015)","plainCitation":"(Karagulian et al., 2015)"},"citationItems":[{"id":3728,"uris":["http://zotero.org/users/2173587/items/W5GGRGZC"],"uri":["http://zotero.org/users/2173587/items/W5GGRGZC"],"itemData":{"id":3728,"type":"article-journal","title":"Contributions to cities' ambient particulate matter (PM): A systematic review of local source contributions at global level","container-title":"Atmospheric Environment","page":"475-483","volume":"120","source":"ScienceDirect","abstract":"For reducing health impacts from air pollution, it is important to know the sources contributing to human exposure. This study systematically reviewed and analysed available source apportionment studies on particulate matter (of diameter of 10 and 2.5 microns, PM10 and PM2.5) performed in cities to estimate typical shares of the sources of pollution by country and by region. A database with city source apportionment records, estimated with the use of receptor models, was also developed and available at the website of the World Health Organization.\nSystematic Scopus and Google searches were performed to retrieve city studies of source apportionment for particulate matter. Six source categories were defined. Country and regional averages of source apportionment were estimated based on city population weighting.\nA total of 419 source apportionment records from studies conducted in cities of 51 countries were used to calculate regional averages of sources of ambient particulate matter. Based on the available information, globally 25% of urban ambient air pollution from PM2.5 is contributed by traffic, 15% by industrial activities, 20% by domestic fuel burning, 22% from unspecified sources of human origin, and 18% from natural dust and salt. The available source apportionment records exhibit, however, important heterogeneities in assessed source categories and incompleteness in certain countries/regions.\nTraffic is one important contributor to ambient PM in cities. To reduce air pollution in cities and the substantial disease burden it causes, solutions to sustainably reduce ambient PM from traffic, industrial activities and biomass burning should urgently be sought. However, further efforts are required to improve data availability and evaluation, and possibly to combine with other types of information in view of increasing usefulness for policy making.","DOI":"10.1016/j.atmosenv.2015.08.087","ISSN":"1352-2310","shortTitle":"Contributions to cities' ambient particulate matter (PM)","journalAbbreviation":"Atmospheric Environment","author":[{"family":"Karagulian","given":"Federico"},{"family":"Belis","given":"Claudio A."},{"family":"Dora","given":"Carlos Francisco C."},{"family":"Prüss-Ustün","given":"Annette M."},{"family":"Bonjour","given":"Sophie"},{"family":"Adair-Rohani","given":"Heather"},{"family":"Amann","given":"Markus"}],"issued":{"date-parts":[["2015",11]]}}}],"schema":"https://github.com/citation-style-language/schema/raw/master/csl-citation.json"} </w:instrText>
      </w:r>
      <w:r w:rsidRPr="006977FE">
        <w:rPr>
          <w:rFonts w:ascii="Times New Roman" w:hAnsi="Times New Roman" w:cs="Times New Roman"/>
          <w:sz w:val="24"/>
          <w:szCs w:val="24"/>
        </w:rPr>
        <w:fldChar w:fldCharType="separate"/>
      </w:r>
      <w:r w:rsidRPr="006977FE">
        <w:rPr>
          <w:rFonts w:ascii="Times New Roman" w:hAnsi="Times New Roman" w:cs="Times New Roman"/>
          <w:sz w:val="24"/>
          <w:szCs w:val="24"/>
        </w:rPr>
        <w:t>(Karagulian et al., 2015)</w:t>
      </w:r>
      <w:r w:rsidRPr="006977FE">
        <w:rPr>
          <w:rFonts w:ascii="Times New Roman" w:hAnsi="Times New Roman" w:cs="Times New Roman"/>
          <w:sz w:val="24"/>
          <w:szCs w:val="24"/>
        </w:rPr>
        <w:fldChar w:fldCharType="end"/>
      </w:r>
      <w:r w:rsidRPr="006977FE">
        <w:rPr>
          <w:rFonts w:ascii="Times New Roman" w:hAnsi="Times New Roman" w:cs="Times New Roman"/>
          <w:sz w:val="24"/>
          <w:szCs w:val="24"/>
        </w:rPr>
        <w:t>. Industry emissions include power generation</w:t>
      </w:r>
      <w:r w:rsidR="007D7C45">
        <w:rPr>
          <w:rFonts w:ascii="Times New Roman" w:hAnsi="Times New Roman" w:cs="Times New Roman"/>
          <w:sz w:val="24"/>
          <w:szCs w:val="24"/>
        </w:rPr>
        <w:t xml:space="preserve"> (energy)</w:t>
      </w:r>
      <w:r w:rsidRPr="006977FE">
        <w:rPr>
          <w:rFonts w:ascii="Times New Roman" w:hAnsi="Times New Roman" w:cs="Times New Roman"/>
          <w:sz w:val="24"/>
          <w:szCs w:val="24"/>
        </w:rPr>
        <w:t xml:space="preserve"> using fossil fuels oil productions/refinery activities. </w:t>
      </w:r>
    </w:p>
    <w:p w14:paraId="4B9D1414" w14:textId="77777777" w:rsidR="003D78B0" w:rsidRPr="006977FE" w:rsidRDefault="003D78B0" w:rsidP="003D78B0">
      <w:pPr>
        <w:spacing w:after="0"/>
        <w:ind w:firstLine="720"/>
        <w:rPr>
          <w:rFonts w:ascii="Times New Roman" w:hAnsi="Times New Roman" w:cs="Times New Roman"/>
          <w:sz w:val="24"/>
          <w:szCs w:val="24"/>
        </w:rPr>
      </w:pPr>
      <w:r w:rsidRPr="006977FE">
        <w:rPr>
          <w:rFonts w:ascii="Times New Roman" w:hAnsi="Times New Roman" w:cs="Times New Roman"/>
          <w:sz w:val="24"/>
          <w:szCs w:val="24"/>
        </w:rPr>
        <w:t>In the following, we are going to suggest some measure that Western Countries are currently adopting in order to reduce the ambient concentrations of PM</w:t>
      </w:r>
      <w:r w:rsidRPr="006977FE">
        <w:rPr>
          <w:rFonts w:ascii="Times New Roman" w:hAnsi="Times New Roman" w:cs="Times New Roman"/>
          <w:sz w:val="24"/>
          <w:szCs w:val="24"/>
          <w:vertAlign w:val="subscript"/>
        </w:rPr>
        <w:t>2.5</w:t>
      </w:r>
      <w:r w:rsidRPr="006977FE">
        <w:rPr>
          <w:rFonts w:ascii="Times New Roman" w:hAnsi="Times New Roman" w:cs="Times New Roman"/>
          <w:sz w:val="24"/>
          <w:szCs w:val="24"/>
        </w:rPr>
        <w:t xml:space="preserve">. These measures have been thought and designed according to scenarios where anthropogenic emissions were reduced by enforcing the </w:t>
      </w:r>
      <w:r w:rsidRPr="007D7C45">
        <w:rPr>
          <w:rFonts w:ascii="Times New Roman" w:hAnsi="Times New Roman" w:cs="Times New Roman"/>
          <w:b/>
          <w:sz w:val="24"/>
          <w:szCs w:val="24"/>
        </w:rPr>
        <w:t>use of new technologies</w:t>
      </w:r>
      <w:r w:rsidRPr="006977FE">
        <w:rPr>
          <w:rFonts w:ascii="Times New Roman" w:hAnsi="Times New Roman" w:cs="Times New Roman"/>
          <w:sz w:val="24"/>
          <w:szCs w:val="24"/>
        </w:rPr>
        <w:t xml:space="preserve">, </w:t>
      </w:r>
      <w:r w:rsidRPr="007D7C45">
        <w:rPr>
          <w:rFonts w:ascii="Times New Roman" w:hAnsi="Times New Roman" w:cs="Times New Roman"/>
          <w:b/>
          <w:sz w:val="24"/>
          <w:szCs w:val="24"/>
        </w:rPr>
        <w:t>renewables</w:t>
      </w:r>
      <w:r w:rsidRPr="006977FE">
        <w:rPr>
          <w:rFonts w:ascii="Times New Roman" w:hAnsi="Times New Roman" w:cs="Times New Roman"/>
          <w:sz w:val="24"/>
          <w:szCs w:val="24"/>
        </w:rPr>
        <w:t xml:space="preserve">, </w:t>
      </w:r>
      <w:r w:rsidRPr="007D7C45">
        <w:rPr>
          <w:rFonts w:ascii="Times New Roman" w:hAnsi="Times New Roman" w:cs="Times New Roman"/>
          <w:b/>
          <w:sz w:val="24"/>
          <w:szCs w:val="24"/>
        </w:rPr>
        <w:t>regulations</w:t>
      </w:r>
      <w:r w:rsidRPr="006977FE">
        <w:rPr>
          <w:rFonts w:ascii="Times New Roman" w:hAnsi="Times New Roman" w:cs="Times New Roman"/>
          <w:sz w:val="24"/>
          <w:szCs w:val="24"/>
        </w:rPr>
        <w:t xml:space="preserve"> and </w:t>
      </w:r>
      <w:r w:rsidRPr="007D7C45">
        <w:rPr>
          <w:rFonts w:ascii="Times New Roman" w:hAnsi="Times New Roman" w:cs="Times New Roman"/>
          <w:b/>
          <w:sz w:val="24"/>
          <w:szCs w:val="24"/>
        </w:rPr>
        <w:t>educating people</w:t>
      </w:r>
      <w:r w:rsidRPr="006977FE">
        <w:rPr>
          <w:rFonts w:ascii="Times New Roman" w:hAnsi="Times New Roman" w:cs="Times New Roman"/>
          <w:sz w:val="24"/>
          <w:szCs w:val="24"/>
        </w:rPr>
        <w:t xml:space="preserve"> to a </w:t>
      </w:r>
      <w:r w:rsidRPr="007D7C45">
        <w:rPr>
          <w:rFonts w:ascii="Times New Roman" w:hAnsi="Times New Roman" w:cs="Times New Roman"/>
          <w:b/>
          <w:sz w:val="24"/>
          <w:szCs w:val="24"/>
        </w:rPr>
        <w:t>sustainable use of natural resources</w:t>
      </w:r>
      <w:r w:rsidRPr="006977FE">
        <w:rPr>
          <w:rFonts w:ascii="Times New Roman" w:hAnsi="Times New Roman" w:cs="Times New Roman"/>
          <w:sz w:val="24"/>
          <w:szCs w:val="24"/>
        </w:rPr>
        <w:t xml:space="preserve">. </w:t>
      </w:r>
    </w:p>
    <w:p w14:paraId="64181B61" w14:textId="77777777" w:rsidR="003D78B0" w:rsidRPr="006977FE" w:rsidRDefault="003D78B0" w:rsidP="003D78B0">
      <w:pPr>
        <w:spacing w:after="0"/>
        <w:ind w:firstLine="720"/>
        <w:rPr>
          <w:rFonts w:ascii="Times New Roman" w:hAnsi="Times New Roman" w:cs="Times New Roman"/>
          <w:sz w:val="24"/>
          <w:szCs w:val="24"/>
        </w:rPr>
      </w:pPr>
      <w:r w:rsidRPr="006977FE">
        <w:rPr>
          <w:rFonts w:ascii="Times New Roman" w:hAnsi="Times New Roman" w:cs="Times New Roman"/>
          <w:sz w:val="24"/>
          <w:szCs w:val="24"/>
        </w:rPr>
        <w:t xml:space="preserve">For the purpose of this work, measures have been adapted to UAE needs and environmental conditions typical of the region. </w:t>
      </w:r>
    </w:p>
    <w:p w14:paraId="0BDF4975" w14:textId="77777777" w:rsidR="003D78B0" w:rsidRPr="006977FE" w:rsidRDefault="003D78B0" w:rsidP="003D78B0">
      <w:pPr>
        <w:spacing w:after="0"/>
        <w:ind w:firstLine="720"/>
        <w:rPr>
          <w:rFonts w:ascii="Times New Roman" w:hAnsi="Times New Roman" w:cs="Times New Roman"/>
          <w:sz w:val="24"/>
          <w:szCs w:val="24"/>
        </w:rPr>
      </w:pPr>
      <w:r w:rsidRPr="006977FE">
        <w:rPr>
          <w:rFonts w:ascii="Times New Roman" w:hAnsi="Times New Roman" w:cs="Times New Roman"/>
          <w:sz w:val="24"/>
          <w:szCs w:val="24"/>
        </w:rPr>
        <w:t>As further suggestion, the UAE should enforce the PM</w:t>
      </w:r>
      <w:r w:rsidRPr="006977FE">
        <w:rPr>
          <w:rFonts w:ascii="Times New Roman" w:hAnsi="Times New Roman" w:cs="Times New Roman"/>
          <w:sz w:val="24"/>
          <w:szCs w:val="24"/>
          <w:vertAlign w:val="subscript"/>
        </w:rPr>
        <w:t>2.5</w:t>
      </w:r>
      <w:r w:rsidRPr="006977FE">
        <w:rPr>
          <w:rFonts w:ascii="Times New Roman" w:hAnsi="Times New Roman" w:cs="Times New Roman"/>
          <w:sz w:val="24"/>
          <w:szCs w:val="24"/>
        </w:rPr>
        <w:t xml:space="preserve"> limit values based on a selection of effective measures that </w:t>
      </w:r>
      <w:r w:rsidRPr="00DF7574">
        <w:rPr>
          <w:rFonts w:ascii="Times New Roman" w:hAnsi="Times New Roman" w:cs="Times New Roman"/>
          <w:b/>
          <w:sz w:val="24"/>
          <w:szCs w:val="24"/>
        </w:rPr>
        <w:t>do not have negative social and economic impact across all the Country</w:t>
      </w:r>
      <w:r w:rsidRPr="006977FE">
        <w:rPr>
          <w:rFonts w:ascii="Times New Roman" w:hAnsi="Times New Roman" w:cs="Times New Roman"/>
          <w:sz w:val="24"/>
          <w:szCs w:val="24"/>
        </w:rPr>
        <w:t xml:space="preserve">. </w:t>
      </w:r>
    </w:p>
    <w:p w14:paraId="1011D297" w14:textId="77777777" w:rsidR="003D78B0" w:rsidRPr="006977FE" w:rsidRDefault="003D78B0" w:rsidP="003D78B0">
      <w:pPr>
        <w:rPr>
          <w:rFonts w:ascii="Times New Roman" w:hAnsi="Times New Roman" w:cs="Times New Roman"/>
          <w:sz w:val="24"/>
          <w:szCs w:val="24"/>
        </w:rPr>
      </w:pPr>
    </w:p>
    <w:p w14:paraId="16C8B077" w14:textId="77777777" w:rsidR="003D78B0" w:rsidRPr="00E34044" w:rsidRDefault="003D78B0" w:rsidP="006D3E83">
      <w:pPr>
        <w:pStyle w:val="Heading3"/>
        <w:rPr>
          <w:rFonts w:ascii="Times New Roman" w:hAnsi="Times New Roman" w:cs="Times New Roman"/>
          <w:b/>
          <w:sz w:val="26"/>
        </w:rPr>
      </w:pPr>
      <w:bookmarkStart w:id="19" w:name="_Toc487015443"/>
      <w:r w:rsidRPr="00E34044">
        <w:rPr>
          <w:rFonts w:ascii="Times New Roman" w:hAnsi="Times New Roman" w:cs="Times New Roman"/>
          <w:b/>
          <w:sz w:val="26"/>
        </w:rPr>
        <w:t>Measures in the transport sector</w:t>
      </w:r>
      <w:bookmarkEnd w:id="19"/>
    </w:p>
    <w:p w14:paraId="2C269541" w14:textId="77777777" w:rsidR="003D78B0" w:rsidRPr="006977FE" w:rsidRDefault="003D78B0" w:rsidP="003D78B0">
      <w:pPr>
        <w:rPr>
          <w:rFonts w:ascii="Times New Roman" w:hAnsi="Times New Roman" w:cs="Times New Roman"/>
          <w:sz w:val="24"/>
          <w:szCs w:val="24"/>
        </w:rPr>
      </w:pPr>
      <w:r w:rsidRPr="006977FE">
        <w:rPr>
          <w:rFonts w:ascii="Times New Roman" w:hAnsi="Times New Roman" w:cs="Times New Roman"/>
          <w:sz w:val="24"/>
          <w:szCs w:val="24"/>
        </w:rPr>
        <w:t xml:space="preserve"> To reduce emissions in the transport sector at Country level, the following measures are suggested: </w:t>
      </w:r>
    </w:p>
    <w:p w14:paraId="5F38B827" w14:textId="77777777" w:rsidR="003D78B0" w:rsidRPr="006977FE" w:rsidRDefault="003D78B0" w:rsidP="00A61A8B">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t xml:space="preserve">Deployment of vehicles with </w:t>
      </w:r>
      <w:r w:rsidRPr="001E577A">
        <w:rPr>
          <w:rFonts w:ascii="Times New Roman" w:hAnsi="Times New Roman" w:cs="Times New Roman"/>
          <w:b/>
          <w:sz w:val="24"/>
          <w:szCs w:val="24"/>
        </w:rPr>
        <w:t>lower environmental impact</w:t>
      </w:r>
      <w:r w:rsidRPr="006977FE">
        <w:rPr>
          <w:rFonts w:ascii="Times New Roman" w:hAnsi="Times New Roman" w:cs="Times New Roman"/>
          <w:sz w:val="24"/>
          <w:szCs w:val="24"/>
        </w:rPr>
        <w:t xml:space="preserve"> in the private and public sector</w:t>
      </w:r>
    </w:p>
    <w:p w14:paraId="1DFD8C55" w14:textId="77777777" w:rsidR="003D78B0" w:rsidRPr="006977FE" w:rsidRDefault="003D78B0" w:rsidP="00A61A8B">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t>Enhancement of public transportation with the purchase of low emission vehicles for the public sector</w:t>
      </w:r>
    </w:p>
    <w:p w14:paraId="22FD5C64" w14:textId="77777777" w:rsidR="003D78B0" w:rsidRPr="006977FE" w:rsidRDefault="003D78B0" w:rsidP="00A61A8B">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lastRenderedPageBreak/>
        <w:t xml:space="preserve">Establishment of </w:t>
      </w:r>
      <w:r w:rsidRPr="001E577A">
        <w:rPr>
          <w:rFonts w:ascii="Times New Roman" w:hAnsi="Times New Roman" w:cs="Times New Roman"/>
          <w:b/>
          <w:sz w:val="24"/>
          <w:szCs w:val="24"/>
        </w:rPr>
        <w:t>Low Emission Zones</w:t>
      </w:r>
      <w:r w:rsidRPr="006977FE">
        <w:rPr>
          <w:rFonts w:ascii="Times New Roman" w:hAnsi="Times New Roman" w:cs="Times New Roman"/>
          <w:sz w:val="24"/>
          <w:szCs w:val="24"/>
        </w:rPr>
        <w:t xml:space="preserve"> (LEZ) in urban areas (traffic restrictions in urban areas for most polluting vehicles, traffic restrictions in urban areas subjected to high traffic flows)</w:t>
      </w:r>
    </w:p>
    <w:p w14:paraId="6CCE350D" w14:textId="77777777" w:rsidR="003D78B0" w:rsidRPr="006977FE" w:rsidRDefault="003D78B0" w:rsidP="00A61A8B">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t>Implementations of regulations on the distributions of goods in urban areas</w:t>
      </w:r>
    </w:p>
    <w:p w14:paraId="3DD633ED" w14:textId="77777777" w:rsidR="003D78B0" w:rsidRPr="006977FE" w:rsidRDefault="003D78B0" w:rsidP="00A61A8B">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t xml:space="preserve">Programs of </w:t>
      </w:r>
      <w:r w:rsidRPr="001E577A">
        <w:rPr>
          <w:rFonts w:ascii="Times New Roman" w:hAnsi="Times New Roman" w:cs="Times New Roman"/>
          <w:b/>
          <w:sz w:val="24"/>
          <w:szCs w:val="24"/>
        </w:rPr>
        <w:t>sustainable mobility</w:t>
      </w:r>
      <w:r w:rsidRPr="006977FE">
        <w:rPr>
          <w:rFonts w:ascii="Times New Roman" w:hAnsi="Times New Roman" w:cs="Times New Roman"/>
          <w:sz w:val="24"/>
          <w:szCs w:val="24"/>
        </w:rPr>
        <w:t xml:space="preserve"> (incentives for the purchasing of electric vehicles, recharging points for the electrical vehicles)</w:t>
      </w:r>
    </w:p>
    <w:p w14:paraId="5D92DCD8" w14:textId="77777777" w:rsidR="003D78B0" w:rsidRPr="006977FE" w:rsidRDefault="003D78B0" w:rsidP="00A61A8B">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t>Incentives promoting integrated transportation of goods on railways, roads and sea</w:t>
      </w:r>
    </w:p>
    <w:p w14:paraId="662F2AD3" w14:textId="77777777" w:rsidR="003D78B0" w:rsidRPr="006977FE" w:rsidRDefault="003D78B0" w:rsidP="00A61A8B">
      <w:pPr>
        <w:pStyle w:val="ListParagraph"/>
        <w:numPr>
          <w:ilvl w:val="0"/>
          <w:numId w:val="8"/>
        </w:numPr>
        <w:spacing w:after="0" w:line="240" w:lineRule="auto"/>
        <w:rPr>
          <w:rFonts w:ascii="Times New Roman" w:hAnsi="Times New Roman" w:cs="Times New Roman"/>
          <w:color w:val="FF0000"/>
          <w:sz w:val="24"/>
          <w:szCs w:val="24"/>
        </w:rPr>
      </w:pPr>
      <w:r w:rsidRPr="006977FE">
        <w:rPr>
          <w:rFonts w:ascii="Times New Roman" w:hAnsi="Times New Roman" w:cs="Times New Roman"/>
          <w:sz w:val="24"/>
          <w:szCs w:val="24"/>
        </w:rPr>
        <w:t xml:space="preserve">Differentiated </w:t>
      </w:r>
      <w:r w:rsidRPr="001E577A">
        <w:rPr>
          <w:rFonts w:ascii="Times New Roman" w:hAnsi="Times New Roman" w:cs="Times New Roman"/>
          <w:b/>
          <w:sz w:val="24"/>
          <w:szCs w:val="24"/>
        </w:rPr>
        <w:t xml:space="preserve">toll </w:t>
      </w:r>
      <w:r w:rsidRPr="006977FE">
        <w:rPr>
          <w:rFonts w:ascii="Times New Roman" w:hAnsi="Times New Roman" w:cs="Times New Roman"/>
          <w:sz w:val="24"/>
          <w:szCs w:val="24"/>
        </w:rPr>
        <w:t xml:space="preserve">to be paid by vehicles based on their </w:t>
      </w:r>
      <w:r w:rsidRPr="001E577A">
        <w:rPr>
          <w:rFonts w:ascii="Times New Roman" w:hAnsi="Times New Roman" w:cs="Times New Roman"/>
          <w:b/>
          <w:sz w:val="24"/>
          <w:szCs w:val="24"/>
        </w:rPr>
        <w:t>emissions</w:t>
      </w:r>
    </w:p>
    <w:p w14:paraId="3A8AD11F" w14:textId="77777777" w:rsidR="003D78B0" w:rsidRPr="006977FE" w:rsidRDefault="003D78B0" w:rsidP="00A61A8B">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t xml:space="preserve">Implementation of additional controls and measures for </w:t>
      </w:r>
      <w:r w:rsidRPr="001E577A">
        <w:rPr>
          <w:rFonts w:ascii="Times New Roman" w:hAnsi="Times New Roman" w:cs="Times New Roman"/>
          <w:b/>
          <w:sz w:val="24"/>
          <w:szCs w:val="24"/>
        </w:rPr>
        <w:t>opacity level</w:t>
      </w:r>
      <w:r w:rsidRPr="006977FE">
        <w:rPr>
          <w:rFonts w:ascii="Times New Roman" w:hAnsi="Times New Roman" w:cs="Times New Roman"/>
          <w:sz w:val="24"/>
          <w:szCs w:val="24"/>
        </w:rPr>
        <w:t xml:space="preserve"> on roads caused by </w:t>
      </w:r>
      <w:r w:rsidRPr="001E577A">
        <w:rPr>
          <w:rFonts w:ascii="Times New Roman" w:hAnsi="Times New Roman" w:cs="Times New Roman"/>
          <w:b/>
          <w:sz w:val="24"/>
          <w:szCs w:val="24"/>
        </w:rPr>
        <w:t>diesel vehicles</w:t>
      </w:r>
      <w:r w:rsidRPr="006977FE">
        <w:rPr>
          <w:rFonts w:ascii="Times New Roman" w:hAnsi="Times New Roman" w:cs="Times New Roman"/>
          <w:sz w:val="24"/>
          <w:szCs w:val="24"/>
        </w:rPr>
        <w:t xml:space="preserve"> (mostly </w:t>
      </w:r>
      <w:r w:rsidRPr="001E577A">
        <w:rPr>
          <w:rFonts w:ascii="Times New Roman" w:hAnsi="Times New Roman" w:cs="Times New Roman"/>
          <w:b/>
          <w:sz w:val="24"/>
          <w:szCs w:val="24"/>
        </w:rPr>
        <w:t>heavy duty trucks</w:t>
      </w:r>
      <w:r w:rsidRPr="006977FE">
        <w:rPr>
          <w:rFonts w:ascii="Times New Roman" w:hAnsi="Times New Roman" w:cs="Times New Roman"/>
          <w:sz w:val="24"/>
          <w:szCs w:val="24"/>
        </w:rPr>
        <w:t>)</w:t>
      </w:r>
    </w:p>
    <w:p w14:paraId="7A855E63" w14:textId="77777777" w:rsidR="003D78B0" w:rsidRPr="006977FE" w:rsidRDefault="003D78B0" w:rsidP="00A61A8B">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t xml:space="preserve">Establishment of urban plans for </w:t>
      </w:r>
      <w:r w:rsidRPr="001E577A">
        <w:rPr>
          <w:rFonts w:ascii="Times New Roman" w:hAnsi="Times New Roman" w:cs="Times New Roman"/>
          <w:b/>
          <w:sz w:val="24"/>
          <w:szCs w:val="24"/>
        </w:rPr>
        <w:t>traffic management</w:t>
      </w:r>
      <w:r w:rsidRPr="006977FE">
        <w:rPr>
          <w:rFonts w:ascii="Times New Roman" w:hAnsi="Times New Roman" w:cs="Times New Roman"/>
          <w:sz w:val="24"/>
          <w:szCs w:val="24"/>
        </w:rPr>
        <w:t xml:space="preserve"> (construction of additional roads to improve traffic management, construction of new public parking sites and new roundabouts to avoid traffic congestion)</w:t>
      </w:r>
    </w:p>
    <w:p w14:paraId="6982EAC8" w14:textId="77777777" w:rsidR="003D78B0" w:rsidRPr="006977FE" w:rsidRDefault="003D78B0" w:rsidP="00A61A8B">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t xml:space="preserve">Implementation of sustainable mobility: metro-tram, introduction of carpooling schemes, implementation of energy efficiency with the use of </w:t>
      </w:r>
      <w:r w:rsidRPr="001E577A">
        <w:rPr>
          <w:rFonts w:ascii="Times New Roman" w:hAnsi="Times New Roman" w:cs="Times New Roman"/>
          <w:b/>
          <w:sz w:val="24"/>
          <w:szCs w:val="24"/>
        </w:rPr>
        <w:t>LEDs</w:t>
      </w:r>
      <w:r w:rsidRPr="006977FE">
        <w:rPr>
          <w:rFonts w:ascii="Times New Roman" w:hAnsi="Times New Roman" w:cs="Times New Roman"/>
          <w:sz w:val="24"/>
          <w:szCs w:val="24"/>
        </w:rPr>
        <w:t xml:space="preserve"> in traffic lights.</w:t>
      </w:r>
    </w:p>
    <w:p w14:paraId="5E75ED5F" w14:textId="77777777" w:rsidR="003D78B0" w:rsidRPr="006977FE" w:rsidRDefault="003D78B0" w:rsidP="00A61A8B">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t>Restrictions on the use of cars in urban areas during days where emissions of PM</w:t>
      </w:r>
      <w:r w:rsidRPr="006977FE">
        <w:rPr>
          <w:rFonts w:ascii="Times New Roman" w:hAnsi="Times New Roman" w:cs="Times New Roman"/>
          <w:sz w:val="24"/>
          <w:szCs w:val="24"/>
          <w:vertAlign w:val="subscript"/>
        </w:rPr>
        <w:t>2.5</w:t>
      </w:r>
      <w:r w:rsidRPr="006977FE">
        <w:rPr>
          <w:rFonts w:ascii="Times New Roman" w:hAnsi="Times New Roman" w:cs="Times New Roman"/>
          <w:sz w:val="24"/>
          <w:szCs w:val="24"/>
        </w:rPr>
        <w:t xml:space="preserve"> exceed the limit values.</w:t>
      </w:r>
    </w:p>
    <w:p w14:paraId="6D2032DF" w14:textId="77777777" w:rsidR="003D78B0" w:rsidRPr="006977FE" w:rsidRDefault="003D78B0" w:rsidP="00A61A8B">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t xml:space="preserve">More frequent </w:t>
      </w:r>
      <w:r w:rsidRPr="001E577A">
        <w:rPr>
          <w:rFonts w:ascii="Times New Roman" w:hAnsi="Times New Roman" w:cs="Times New Roman"/>
          <w:b/>
          <w:sz w:val="24"/>
          <w:szCs w:val="24"/>
        </w:rPr>
        <w:t>road cleaning</w:t>
      </w:r>
      <w:r w:rsidRPr="006977FE">
        <w:rPr>
          <w:rFonts w:ascii="Times New Roman" w:hAnsi="Times New Roman" w:cs="Times New Roman"/>
          <w:sz w:val="24"/>
          <w:szCs w:val="24"/>
        </w:rPr>
        <w:t xml:space="preserve"> with water based products on the days where emissions of PM</w:t>
      </w:r>
      <w:r w:rsidRPr="006977FE">
        <w:rPr>
          <w:rFonts w:ascii="Times New Roman" w:hAnsi="Times New Roman" w:cs="Times New Roman"/>
          <w:sz w:val="24"/>
          <w:szCs w:val="24"/>
          <w:vertAlign w:val="subscript"/>
        </w:rPr>
        <w:t>2.5</w:t>
      </w:r>
      <w:r w:rsidRPr="006977FE">
        <w:rPr>
          <w:rFonts w:ascii="Times New Roman" w:hAnsi="Times New Roman" w:cs="Times New Roman"/>
          <w:sz w:val="24"/>
          <w:szCs w:val="24"/>
        </w:rPr>
        <w:t xml:space="preserve"> exceeds the limit values.</w:t>
      </w:r>
    </w:p>
    <w:p w14:paraId="074C7B4B" w14:textId="77777777" w:rsidR="003D78B0" w:rsidRPr="006977FE" w:rsidRDefault="003D78B0" w:rsidP="00A61A8B">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t>Inspection of emissions from private boats and promotion of boats using Liquefied petroleum gas (LPG)</w:t>
      </w:r>
    </w:p>
    <w:p w14:paraId="1C229D7A" w14:textId="77777777" w:rsidR="003D78B0" w:rsidRPr="006977FE" w:rsidRDefault="003D78B0" w:rsidP="003D78B0">
      <w:pPr>
        <w:pStyle w:val="ListParagraph"/>
        <w:spacing w:after="0" w:line="240" w:lineRule="auto"/>
        <w:rPr>
          <w:rFonts w:ascii="Times New Roman" w:hAnsi="Times New Roman" w:cs="Times New Roman"/>
          <w:sz w:val="24"/>
          <w:szCs w:val="24"/>
        </w:rPr>
      </w:pPr>
    </w:p>
    <w:p w14:paraId="770011C1" w14:textId="77777777" w:rsidR="003D78B0" w:rsidRPr="006977FE" w:rsidRDefault="003D78B0" w:rsidP="003D78B0">
      <w:pPr>
        <w:spacing w:after="0"/>
        <w:rPr>
          <w:rFonts w:ascii="Times New Roman" w:hAnsi="Times New Roman" w:cs="Times New Roman"/>
          <w:color w:val="FF0000"/>
          <w:sz w:val="24"/>
          <w:szCs w:val="24"/>
        </w:rPr>
      </w:pPr>
    </w:p>
    <w:p w14:paraId="58B62168" w14:textId="77777777" w:rsidR="003D78B0" w:rsidRPr="00E34044" w:rsidRDefault="003D78B0" w:rsidP="006D3E83">
      <w:pPr>
        <w:pStyle w:val="Heading3"/>
        <w:rPr>
          <w:rFonts w:ascii="Times New Roman" w:hAnsi="Times New Roman" w:cs="Times New Roman"/>
          <w:b/>
          <w:sz w:val="26"/>
        </w:rPr>
      </w:pPr>
      <w:bookmarkStart w:id="20" w:name="_Toc487015444"/>
      <w:r w:rsidRPr="00E34044">
        <w:rPr>
          <w:rFonts w:ascii="Times New Roman" w:hAnsi="Times New Roman" w:cs="Times New Roman"/>
          <w:b/>
          <w:sz w:val="26"/>
        </w:rPr>
        <w:t>Measures in the industry/energy sector</w:t>
      </w:r>
      <w:bookmarkEnd w:id="20"/>
    </w:p>
    <w:p w14:paraId="5E2C7C34" w14:textId="77777777" w:rsidR="003D78B0" w:rsidRPr="006977FE" w:rsidRDefault="003D78B0" w:rsidP="003D78B0">
      <w:pPr>
        <w:rPr>
          <w:rFonts w:ascii="Times New Roman" w:hAnsi="Times New Roman" w:cs="Times New Roman"/>
          <w:sz w:val="24"/>
          <w:szCs w:val="24"/>
        </w:rPr>
      </w:pPr>
      <w:r w:rsidRPr="006977FE">
        <w:rPr>
          <w:rFonts w:ascii="Times New Roman" w:hAnsi="Times New Roman" w:cs="Times New Roman"/>
          <w:sz w:val="24"/>
          <w:szCs w:val="24"/>
        </w:rPr>
        <w:t>To reduce emissions in the industry/energy sector at Country level, the following measures are suggested:</w:t>
      </w:r>
    </w:p>
    <w:p w14:paraId="6BA5C688" w14:textId="77777777" w:rsidR="003D78B0" w:rsidRPr="006977FE" w:rsidRDefault="003D78B0" w:rsidP="00A61A8B">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t xml:space="preserve">Definition of </w:t>
      </w:r>
      <w:r w:rsidRPr="001E577A">
        <w:rPr>
          <w:rFonts w:ascii="Times New Roman" w:hAnsi="Times New Roman" w:cs="Times New Roman"/>
          <w:b/>
          <w:sz w:val="24"/>
          <w:szCs w:val="24"/>
        </w:rPr>
        <w:t>emission limits</w:t>
      </w:r>
      <w:r w:rsidRPr="006977FE">
        <w:rPr>
          <w:rFonts w:ascii="Times New Roman" w:hAnsi="Times New Roman" w:cs="Times New Roman"/>
          <w:sz w:val="24"/>
          <w:szCs w:val="24"/>
        </w:rPr>
        <w:t xml:space="preserve"> for some categories of industrial plants (in compliance with the International Panel on Climate Change, IPCC). Obligation for all industrial plants to comply with a National authorization for the emissions in the atmosphere</w:t>
      </w:r>
    </w:p>
    <w:p w14:paraId="51BE41F9" w14:textId="77777777" w:rsidR="003D78B0" w:rsidRPr="006977FE" w:rsidRDefault="003D78B0" w:rsidP="00A61A8B">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t>Reduction of industrial emissions from specific plants located in urban areas</w:t>
      </w:r>
    </w:p>
    <w:p w14:paraId="0AF5BCF6" w14:textId="77777777" w:rsidR="003D78B0" w:rsidRPr="006977FE" w:rsidRDefault="003D78B0" w:rsidP="00A61A8B">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t xml:space="preserve">Conversion of industrial machinery to allow operating with </w:t>
      </w:r>
      <w:r w:rsidRPr="001E577A">
        <w:rPr>
          <w:rFonts w:ascii="Times New Roman" w:hAnsi="Times New Roman" w:cs="Times New Roman"/>
          <w:b/>
          <w:sz w:val="24"/>
          <w:szCs w:val="24"/>
        </w:rPr>
        <w:t>cleaner fuels</w:t>
      </w:r>
      <w:r w:rsidRPr="006977FE">
        <w:rPr>
          <w:rFonts w:ascii="Times New Roman" w:hAnsi="Times New Roman" w:cs="Times New Roman"/>
          <w:sz w:val="24"/>
          <w:szCs w:val="24"/>
        </w:rPr>
        <w:t xml:space="preserve"> (above all the ones burning oil and kerosene)</w:t>
      </w:r>
    </w:p>
    <w:p w14:paraId="105ED222" w14:textId="77777777" w:rsidR="003D78B0" w:rsidRPr="006977FE" w:rsidRDefault="003D78B0" w:rsidP="00A61A8B">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t xml:space="preserve">Development of technologies for the production of energy from biomass (e.g. </w:t>
      </w:r>
      <w:r w:rsidRPr="001E577A">
        <w:rPr>
          <w:rFonts w:ascii="Times New Roman" w:hAnsi="Times New Roman" w:cs="Times New Roman"/>
          <w:b/>
          <w:sz w:val="24"/>
          <w:szCs w:val="24"/>
        </w:rPr>
        <w:t>biogas</w:t>
      </w:r>
      <w:r w:rsidRPr="006977FE">
        <w:rPr>
          <w:rFonts w:ascii="Times New Roman" w:hAnsi="Times New Roman" w:cs="Times New Roman"/>
          <w:sz w:val="24"/>
          <w:szCs w:val="24"/>
        </w:rPr>
        <w:t>)</w:t>
      </w:r>
    </w:p>
    <w:p w14:paraId="20B00EA3" w14:textId="77777777" w:rsidR="003D78B0" w:rsidRPr="006977FE" w:rsidRDefault="003D78B0" w:rsidP="00A61A8B">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t xml:space="preserve">Improve energy </w:t>
      </w:r>
      <w:r w:rsidRPr="001E577A">
        <w:rPr>
          <w:rFonts w:ascii="Times New Roman" w:hAnsi="Times New Roman" w:cs="Times New Roman"/>
          <w:b/>
          <w:sz w:val="24"/>
          <w:szCs w:val="24"/>
        </w:rPr>
        <w:t>efficiency in industrial plants</w:t>
      </w:r>
      <w:r w:rsidRPr="006977FE">
        <w:rPr>
          <w:rFonts w:ascii="Times New Roman" w:hAnsi="Times New Roman" w:cs="Times New Roman"/>
          <w:sz w:val="24"/>
          <w:szCs w:val="24"/>
        </w:rPr>
        <w:t>. Promotion of the use of renewable energy in manufacturing plants</w:t>
      </w:r>
    </w:p>
    <w:p w14:paraId="1D2E441B" w14:textId="77777777" w:rsidR="003D78B0" w:rsidRPr="006977FE" w:rsidRDefault="003D78B0" w:rsidP="00A61A8B">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t xml:space="preserve">Introduction of an </w:t>
      </w:r>
      <w:r w:rsidRPr="001E577A">
        <w:rPr>
          <w:rFonts w:ascii="Times New Roman" w:hAnsi="Times New Roman" w:cs="Times New Roman"/>
          <w:b/>
          <w:sz w:val="24"/>
          <w:szCs w:val="24"/>
        </w:rPr>
        <w:t>energy audit</w:t>
      </w:r>
      <w:r w:rsidRPr="006977FE">
        <w:rPr>
          <w:rFonts w:ascii="Times New Roman" w:hAnsi="Times New Roman" w:cs="Times New Roman"/>
          <w:sz w:val="24"/>
          <w:szCs w:val="24"/>
        </w:rPr>
        <w:t xml:space="preserve"> in factories</w:t>
      </w:r>
    </w:p>
    <w:p w14:paraId="12F77ED4" w14:textId="77777777" w:rsidR="003D78B0" w:rsidRPr="006977FE" w:rsidRDefault="003D78B0" w:rsidP="00A61A8B">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t xml:space="preserve">Realization of </w:t>
      </w:r>
      <w:r w:rsidRPr="001E577A">
        <w:rPr>
          <w:rFonts w:ascii="Times New Roman" w:hAnsi="Times New Roman" w:cs="Times New Roman"/>
          <w:b/>
          <w:sz w:val="24"/>
          <w:szCs w:val="24"/>
        </w:rPr>
        <w:t>smart grids</w:t>
      </w:r>
      <w:r w:rsidRPr="006977FE">
        <w:rPr>
          <w:rFonts w:ascii="Times New Roman" w:hAnsi="Times New Roman" w:cs="Times New Roman"/>
          <w:sz w:val="24"/>
          <w:szCs w:val="24"/>
        </w:rPr>
        <w:t xml:space="preserve"> for energy distribution</w:t>
      </w:r>
    </w:p>
    <w:p w14:paraId="3BC93547" w14:textId="77777777" w:rsidR="003D78B0" w:rsidRPr="006977FE" w:rsidRDefault="003D78B0" w:rsidP="00A61A8B">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t xml:space="preserve">Promotion of </w:t>
      </w:r>
      <w:r w:rsidRPr="001E577A">
        <w:rPr>
          <w:rFonts w:ascii="Times New Roman" w:hAnsi="Times New Roman" w:cs="Times New Roman"/>
          <w:b/>
          <w:sz w:val="24"/>
          <w:szCs w:val="24"/>
        </w:rPr>
        <w:t>energy savings</w:t>
      </w:r>
      <w:r w:rsidRPr="006977FE">
        <w:rPr>
          <w:rFonts w:ascii="Times New Roman" w:hAnsi="Times New Roman" w:cs="Times New Roman"/>
          <w:sz w:val="24"/>
          <w:szCs w:val="24"/>
        </w:rPr>
        <w:t xml:space="preserve"> in industrial and commercial activities</w:t>
      </w:r>
    </w:p>
    <w:p w14:paraId="173D8B42" w14:textId="2EA831EA" w:rsidR="003D78B0" w:rsidRDefault="003D78B0" w:rsidP="00A24800">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t>Introduction of guidelines for the use of chemical products in the agriculture.</w:t>
      </w:r>
    </w:p>
    <w:p w14:paraId="058FB275" w14:textId="77777777" w:rsidR="00A24800" w:rsidRPr="00A24800" w:rsidRDefault="00A24800" w:rsidP="00A24800">
      <w:pPr>
        <w:pStyle w:val="ListParagraph"/>
        <w:spacing w:after="0" w:line="240" w:lineRule="auto"/>
        <w:rPr>
          <w:rFonts w:ascii="Times New Roman" w:hAnsi="Times New Roman" w:cs="Times New Roman"/>
          <w:sz w:val="24"/>
          <w:szCs w:val="24"/>
        </w:rPr>
      </w:pPr>
    </w:p>
    <w:p w14:paraId="2F141208" w14:textId="25AA259A" w:rsidR="003D78B0" w:rsidRPr="00E34044" w:rsidRDefault="003D78B0" w:rsidP="006D3E83">
      <w:pPr>
        <w:pStyle w:val="Heading3"/>
        <w:rPr>
          <w:rFonts w:ascii="Times New Roman" w:hAnsi="Times New Roman" w:cs="Times New Roman"/>
          <w:b/>
          <w:sz w:val="26"/>
        </w:rPr>
      </w:pPr>
      <w:bookmarkStart w:id="21" w:name="_Toc487015445"/>
      <w:r w:rsidRPr="00E34044">
        <w:rPr>
          <w:rFonts w:ascii="Times New Roman" w:hAnsi="Times New Roman" w:cs="Times New Roman"/>
          <w:b/>
          <w:sz w:val="26"/>
        </w:rPr>
        <w:t>Measures in the residential/commercial sector</w:t>
      </w:r>
      <w:bookmarkEnd w:id="21"/>
    </w:p>
    <w:p w14:paraId="30049972" w14:textId="77777777" w:rsidR="003D78B0" w:rsidRPr="006977FE" w:rsidRDefault="003D78B0" w:rsidP="003D78B0">
      <w:pPr>
        <w:spacing w:after="0"/>
        <w:rPr>
          <w:rFonts w:ascii="Times New Roman" w:hAnsi="Times New Roman" w:cs="Times New Roman"/>
          <w:sz w:val="24"/>
          <w:szCs w:val="24"/>
        </w:rPr>
      </w:pPr>
      <w:r w:rsidRPr="006977FE">
        <w:rPr>
          <w:rFonts w:ascii="Times New Roman" w:hAnsi="Times New Roman" w:cs="Times New Roman"/>
          <w:sz w:val="24"/>
          <w:szCs w:val="24"/>
        </w:rPr>
        <w:t xml:space="preserve">To reduce emissions in the residential/commercial sector at Country level, the following measures are suggested: </w:t>
      </w:r>
    </w:p>
    <w:p w14:paraId="3B7F6A67" w14:textId="77777777" w:rsidR="003D78B0" w:rsidRPr="006977FE" w:rsidRDefault="003D78B0" w:rsidP="003D78B0">
      <w:pPr>
        <w:spacing w:after="0"/>
        <w:rPr>
          <w:rFonts w:ascii="Times New Roman" w:hAnsi="Times New Roman" w:cs="Times New Roman"/>
          <w:color w:val="FF0000"/>
          <w:sz w:val="24"/>
          <w:szCs w:val="24"/>
        </w:rPr>
      </w:pPr>
      <w:r w:rsidRPr="006977FE">
        <w:rPr>
          <w:rFonts w:ascii="Times New Roman" w:hAnsi="Times New Roman" w:cs="Times New Roman"/>
          <w:color w:val="FF0000"/>
          <w:sz w:val="24"/>
          <w:szCs w:val="24"/>
        </w:rPr>
        <w:t xml:space="preserve"> </w:t>
      </w:r>
    </w:p>
    <w:p w14:paraId="2221CFE8" w14:textId="77777777" w:rsidR="003D78B0" w:rsidRPr="006977FE" w:rsidRDefault="003D78B0" w:rsidP="00A61A8B">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lastRenderedPageBreak/>
        <w:t xml:space="preserve">Introduction of guidelines for residential power plants, </w:t>
      </w:r>
      <w:r w:rsidRPr="001E577A">
        <w:rPr>
          <w:rFonts w:ascii="Times New Roman" w:hAnsi="Times New Roman" w:cs="Times New Roman"/>
          <w:b/>
          <w:sz w:val="24"/>
          <w:szCs w:val="24"/>
        </w:rPr>
        <w:t>energy performance certification</w:t>
      </w:r>
      <w:r w:rsidRPr="006977FE">
        <w:rPr>
          <w:rFonts w:ascii="Times New Roman" w:hAnsi="Times New Roman" w:cs="Times New Roman"/>
          <w:sz w:val="24"/>
          <w:szCs w:val="24"/>
        </w:rPr>
        <w:t xml:space="preserve"> for buildings and implementation of thermoregulation systems</w:t>
      </w:r>
    </w:p>
    <w:p w14:paraId="0631ACA2" w14:textId="77777777" w:rsidR="003D78B0" w:rsidRPr="006977FE" w:rsidRDefault="003D78B0" w:rsidP="00A61A8B">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t>Enhanced controls on the thermal efficiency of the existing residential power plants</w:t>
      </w:r>
    </w:p>
    <w:p w14:paraId="3AB882EA" w14:textId="77777777" w:rsidR="003D78B0" w:rsidRPr="006977FE" w:rsidRDefault="003D78B0" w:rsidP="00A61A8B">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t>Intervention to regulate all domestic cooling plants to comply with the regulations</w:t>
      </w:r>
    </w:p>
    <w:p w14:paraId="53833076" w14:textId="77777777" w:rsidR="003D78B0" w:rsidRPr="006977FE" w:rsidRDefault="003D78B0" w:rsidP="00A61A8B">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t xml:space="preserve">Incentives of the installation of </w:t>
      </w:r>
      <w:r w:rsidRPr="001E577A">
        <w:rPr>
          <w:rFonts w:ascii="Times New Roman" w:hAnsi="Times New Roman" w:cs="Times New Roman"/>
          <w:b/>
          <w:sz w:val="24"/>
          <w:szCs w:val="24"/>
        </w:rPr>
        <w:t>photovoltaic systems</w:t>
      </w:r>
      <w:r w:rsidRPr="006977FE">
        <w:rPr>
          <w:rFonts w:ascii="Times New Roman" w:hAnsi="Times New Roman" w:cs="Times New Roman"/>
          <w:sz w:val="24"/>
          <w:szCs w:val="24"/>
        </w:rPr>
        <w:t xml:space="preserve"> for the production of electric energy. Installation of photovoltaics on public buildings.</w:t>
      </w:r>
    </w:p>
    <w:p w14:paraId="6AE6F675" w14:textId="77777777" w:rsidR="003D78B0" w:rsidRPr="006977FE" w:rsidRDefault="003D78B0" w:rsidP="00A61A8B">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t>Implementation of more stringent measures for the operation of power plants located in the urban area during the summer season</w:t>
      </w:r>
    </w:p>
    <w:p w14:paraId="3989CD4E" w14:textId="77777777" w:rsidR="003D78B0" w:rsidRPr="006977FE" w:rsidRDefault="003D78B0" w:rsidP="00A61A8B">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t xml:space="preserve">Substitution of public and private lights (currently using mercury bulbs) with </w:t>
      </w:r>
      <w:r w:rsidRPr="001E577A">
        <w:rPr>
          <w:rFonts w:ascii="Times New Roman" w:hAnsi="Times New Roman" w:cs="Times New Roman"/>
          <w:b/>
          <w:sz w:val="24"/>
          <w:szCs w:val="24"/>
        </w:rPr>
        <w:t>LEDs bulbs</w:t>
      </w:r>
      <w:r w:rsidRPr="006977FE">
        <w:rPr>
          <w:rFonts w:ascii="Times New Roman" w:hAnsi="Times New Roman" w:cs="Times New Roman"/>
          <w:sz w:val="24"/>
          <w:szCs w:val="24"/>
        </w:rPr>
        <w:t>.</w:t>
      </w:r>
    </w:p>
    <w:p w14:paraId="76960B44" w14:textId="77777777" w:rsidR="003D78B0" w:rsidRPr="006977FE" w:rsidRDefault="003D78B0" w:rsidP="00A61A8B">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t xml:space="preserve">Promotion for the use of </w:t>
      </w:r>
      <w:r w:rsidRPr="001E577A">
        <w:rPr>
          <w:rFonts w:ascii="Times New Roman" w:hAnsi="Times New Roman" w:cs="Times New Roman"/>
          <w:b/>
          <w:sz w:val="24"/>
          <w:szCs w:val="24"/>
        </w:rPr>
        <w:t>sustainable materials</w:t>
      </w:r>
      <w:r w:rsidRPr="006977FE">
        <w:rPr>
          <w:rFonts w:ascii="Times New Roman" w:hAnsi="Times New Roman" w:cs="Times New Roman"/>
          <w:sz w:val="24"/>
          <w:szCs w:val="24"/>
        </w:rPr>
        <w:t xml:space="preserve"> and technologies for the construction of new buildings</w:t>
      </w:r>
    </w:p>
    <w:p w14:paraId="753B190D" w14:textId="77777777" w:rsidR="003D78B0" w:rsidRPr="006977FE" w:rsidRDefault="003D78B0" w:rsidP="00A61A8B">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t xml:space="preserve">Incentives for the use of </w:t>
      </w:r>
      <w:r w:rsidRPr="001E577A">
        <w:rPr>
          <w:rFonts w:ascii="Times New Roman" w:hAnsi="Times New Roman" w:cs="Times New Roman"/>
          <w:b/>
          <w:sz w:val="24"/>
          <w:szCs w:val="24"/>
        </w:rPr>
        <w:t>energy saving technologies</w:t>
      </w:r>
      <w:r w:rsidRPr="006977FE">
        <w:rPr>
          <w:rFonts w:ascii="Times New Roman" w:hAnsi="Times New Roman" w:cs="Times New Roman"/>
          <w:sz w:val="24"/>
          <w:szCs w:val="24"/>
        </w:rPr>
        <w:t xml:space="preserve"> in residential and public buildings   </w:t>
      </w:r>
    </w:p>
    <w:p w14:paraId="773CF08B" w14:textId="77777777" w:rsidR="003D78B0" w:rsidRPr="006977FE" w:rsidRDefault="003D78B0" w:rsidP="00A61A8B">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t>Interventions on energetic re-qualification of public buildings.</w:t>
      </w:r>
    </w:p>
    <w:p w14:paraId="77E50931" w14:textId="77777777" w:rsidR="003D78B0" w:rsidRPr="006977FE" w:rsidRDefault="003D78B0" w:rsidP="00A61A8B">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t>Realization of remote cooling systems through partnership between public and private bodies</w:t>
      </w:r>
    </w:p>
    <w:p w14:paraId="289E9104" w14:textId="77777777" w:rsidR="003D78B0" w:rsidRPr="006977FE" w:rsidRDefault="003D78B0" w:rsidP="00A61A8B">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t xml:space="preserve">Domestic apparatus that allows the tenants and landlords to easily </w:t>
      </w:r>
      <w:r w:rsidRPr="001E577A">
        <w:rPr>
          <w:rFonts w:ascii="Times New Roman" w:hAnsi="Times New Roman" w:cs="Times New Roman"/>
          <w:b/>
          <w:sz w:val="24"/>
          <w:szCs w:val="24"/>
        </w:rPr>
        <w:t>verify energy consumptions</w:t>
      </w:r>
    </w:p>
    <w:p w14:paraId="662E15CD" w14:textId="77777777" w:rsidR="003D78B0" w:rsidRPr="001E577A" w:rsidRDefault="003D78B0" w:rsidP="00A61A8B">
      <w:pPr>
        <w:pStyle w:val="ListParagraph"/>
        <w:numPr>
          <w:ilvl w:val="0"/>
          <w:numId w:val="8"/>
        </w:numPr>
        <w:spacing w:after="0" w:line="240" w:lineRule="auto"/>
        <w:rPr>
          <w:rFonts w:ascii="Times New Roman" w:hAnsi="Times New Roman" w:cs="Times New Roman"/>
          <w:b/>
          <w:sz w:val="24"/>
          <w:szCs w:val="24"/>
        </w:rPr>
      </w:pPr>
      <w:r w:rsidRPr="001E577A">
        <w:rPr>
          <w:rFonts w:ascii="Times New Roman" w:hAnsi="Times New Roman" w:cs="Times New Roman"/>
          <w:b/>
          <w:sz w:val="24"/>
          <w:szCs w:val="24"/>
        </w:rPr>
        <w:t>Prohibition to burn biomass in open air</w:t>
      </w:r>
    </w:p>
    <w:p w14:paraId="11074107" w14:textId="6B6D89CC" w:rsidR="003D78B0" w:rsidRPr="006977FE" w:rsidRDefault="003D78B0" w:rsidP="00A61A8B">
      <w:pPr>
        <w:pStyle w:val="ListParagraph"/>
        <w:numPr>
          <w:ilvl w:val="0"/>
          <w:numId w:val="8"/>
        </w:numPr>
        <w:spacing w:after="0" w:line="240" w:lineRule="auto"/>
        <w:rPr>
          <w:rFonts w:ascii="Times New Roman" w:hAnsi="Times New Roman" w:cs="Times New Roman"/>
          <w:sz w:val="24"/>
          <w:szCs w:val="24"/>
        </w:rPr>
      </w:pPr>
      <w:r w:rsidRPr="006977FE">
        <w:rPr>
          <w:rFonts w:ascii="Times New Roman" w:hAnsi="Times New Roman" w:cs="Times New Roman"/>
          <w:sz w:val="24"/>
          <w:szCs w:val="24"/>
        </w:rPr>
        <w:t xml:space="preserve">Implementation of additional </w:t>
      </w:r>
      <w:r w:rsidRPr="001E577A">
        <w:rPr>
          <w:rFonts w:ascii="Times New Roman" w:hAnsi="Times New Roman" w:cs="Times New Roman"/>
          <w:b/>
          <w:sz w:val="24"/>
          <w:szCs w:val="24"/>
        </w:rPr>
        <w:t>green areas</w:t>
      </w:r>
      <w:r w:rsidRPr="006977FE">
        <w:rPr>
          <w:rFonts w:ascii="Times New Roman" w:hAnsi="Times New Roman" w:cs="Times New Roman"/>
          <w:sz w:val="24"/>
          <w:szCs w:val="24"/>
        </w:rPr>
        <w:t xml:space="preserve"> covered with vegetation in around urban agglomerates to reduce the emission of dust/sand from desert areas. Suitable </w:t>
      </w:r>
      <w:r w:rsidRPr="001E577A">
        <w:rPr>
          <w:rFonts w:ascii="Times New Roman" w:hAnsi="Times New Roman" w:cs="Times New Roman"/>
          <w:b/>
          <w:sz w:val="24"/>
          <w:szCs w:val="24"/>
        </w:rPr>
        <w:t>high tre</w:t>
      </w:r>
      <w:r w:rsidR="00E65C58" w:rsidRPr="001E577A">
        <w:rPr>
          <w:rFonts w:ascii="Times New Roman" w:hAnsi="Times New Roman" w:cs="Times New Roman"/>
          <w:b/>
          <w:sz w:val="24"/>
          <w:szCs w:val="24"/>
        </w:rPr>
        <w:t>es</w:t>
      </w:r>
      <w:r w:rsidR="00E65C58">
        <w:rPr>
          <w:rFonts w:ascii="Times New Roman" w:hAnsi="Times New Roman" w:cs="Times New Roman"/>
          <w:sz w:val="24"/>
          <w:szCs w:val="24"/>
        </w:rPr>
        <w:t xml:space="preserve"> should be planted</w:t>
      </w:r>
      <w:r w:rsidRPr="006977FE">
        <w:rPr>
          <w:rFonts w:ascii="Times New Roman" w:hAnsi="Times New Roman" w:cs="Times New Roman"/>
          <w:sz w:val="24"/>
          <w:szCs w:val="24"/>
        </w:rPr>
        <w:t xml:space="preserve"> around urban areas to stop coarse and fine particles during windy days.  </w:t>
      </w:r>
    </w:p>
    <w:p w14:paraId="5E565E11" w14:textId="77777777" w:rsidR="003D78B0" w:rsidRPr="006977FE" w:rsidRDefault="003D78B0" w:rsidP="003D78B0">
      <w:pPr>
        <w:rPr>
          <w:rFonts w:ascii="Times New Roman" w:hAnsi="Times New Roman" w:cs="Times New Roman"/>
          <w:color w:val="FF0000"/>
          <w:sz w:val="24"/>
          <w:szCs w:val="24"/>
        </w:rPr>
      </w:pPr>
    </w:p>
    <w:p w14:paraId="326398AE" w14:textId="2FBE8CA7" w:rsidR="003D78B0" w:rsidRPr="006977FE" w:rsidRDefault="001E577A" w:rsidP="003D78B0">
      <w:pPr>
        <w:rPr>
          <w:rFonts w:ascii="Times New Roman" w:hAnsi="Times New Roman" w:cs="Times New Roman"/>
          <w:sz w:val="24"/>
          <w:szCs w:val="24"/>
        </w:rPr>
      </w:pPr>
      <w:r>
        <w:rPr>
          <w:rFonts w:ascii="Times New Roman" w:hAnsi="Times New Roman" w:cs="Times New Roman"/>
          <w:sz w:val="24"/>
          <w:szCs w:val="24"/>
        </w:rPr>
        <w:t>Finally, w</w:t>
      </w:r>
      <w:r w:rsidR="003D78B0" w:rsidRPr="006977FE">
        <w:rPr>
          <w:rFonts w:ascii="Times New Roman" w:hAnsi="Times New Roman" w:cs="Times New Roman"/>
          <w:sz w:val="24"/>
          <w:szCs w:val="24"/>
        </w:rPr>
        <w:t xml:space="preserve">ork on </w:t>
      </w:r>
      <w:r w:rsidR="003D78B0" w:rsidRPr="001E577A">
        <w:rPr>
          <w:rFonts w:ascii="Times New Roman" w:hAnsi="Times New Roman" w:cs="Times New Roman"/>
          <w:b/>
          <w:sz w:val="24"/>
          <w:szCs w:val="24"/>
        </w:rPr>
        <w:t>source apportionment</w:t>
      </w:r>
      <w:r w:rsidR="003D78B0" w:rsidRPr="006977FE">
        <w:rPr>
          <w:rFonts w:ascii="Times New Roman" w:hAnsi="Times New Roman" w:cs="Times New Roman"/>
          <w:sz w:val="24"/>
          <w:szCs w:val="24"/>
        </w:rPr>
        <w:t xml:space="preserve"> is highly recomm</w:t>
      </w:r>
      <w:r w:rsidR="003277E9">
        <w:rPr>
          <w:rFonts w:ascii="Times New Roman" w:hAnsi="Times New Roman" w:cs="Times New Roman"/>
          <w:sz w:val="24"/>
          <w:szCs w:val="24"/>
        </w:rPr>
        <w:t>ended at regional level</w:t>
      </w:r>
      <w:r w:rsidR="003D78B0" w:rsidRPr="006977FE">
        <w:rPr>
          <w:rFonts w:ascii="Times New Roman" w:hAnsi="Times New Roman" w:cs="Times New Roman"/>
          <w:sz w:val="24"/>
          <w:szCs w:val="24"/>
        </w:rPr>
        <w:t>. This will supplement the missing information about the specific contribution of emission sources to PM</w:t>
      </w:r>
      <w:r w:rsidR="003D78B0" w:rsidRPr="006977FE">
        <w:rPr>
          <w:rFonts w:ascii="Times New Roman" w:hAnsi="Times New Roman" w:cs="Times New Roman"/>
          <w:sz w:val="24"/>
          <w:szCs w:val="24"/>
          <w:vertAlign w:val="subscript"/>
        </w:rPr>
        <w:t>2.5</w:t>
      </w:r>
      <w:r w:rsidR="003D78B0" w:rsidRPr="006977FE">
        <w:rPr>
          <w:rFonts w:ascii="Times New Roman" w:hAnsi="Times New Roman" w:cs="Times New Roman"/>
          <w:sz w:val="24"/>
          <w:szCs w:val="24"/>
        </w:rPr>
        <w:t xml:space="preserve"> formation. A better knowledge of emission sources will allow targeted inte</w:t>
      </w:r>
      <w:r w:rsidR="006977FE" w:rsidRPr="006977FE">
        <w:rPr>
          <w:rFonts w:ascii="Times New Roman" w:hAnsi="Times New Roman" w:cs="Times New Roman"/>
          <w:sz w:val="24"/>
          <w:szCs w:val="24"/>
        </w:rPr>
        <w:t>rvention at regional and/or Emirate</w:t>
      </w:r>
      <w:r w:rsidR="003D78B0" w:rsidRPr="006977FE">
        <w:rPr>
          <w:rFonts w:ascii="Times New Roman" w:hAnsi="Times New Roman" w:cs="Times New Roman"/>
          <w:sz w:val="24"/>
          <w:szCs w:val="24"/>
        </w:rPr>
        <w:t xml:space="preserve"> level.</w:t>
      </w:r>
    </w:p>
    <w:p w14:paraId="31E51145" w14:textId="61507F25" w:rsidR="003D78B0" w:rsidRDefault="003D78B0" w:rsidP="003D78B0">
      <w:pPr>
        <w:rPr>
          <w:rFonts w:ascii="Helvetica" w:hAnsi="Helvetica"/>
          <w:sz w:val="24"/>
          <w:szCs w:val="24"/>
          <w:shd w:val="clear" w:color="auto" w:fill="FFFFFF"/>
        </w:rPr>
      </w:pPr>
    </w:p>
    <w:p w14:paraId="32D5B2B1" w14:textId="069090A8" w:rsidR="00B918F8" w:rsidRDefault="00B918F8" w:rsidP="00BC2D6E">
      <w:pPr>
        <w:jc w:val="both"/>
        <w:rPr>
          <w:rFonts w:ascii="Times New Roman" w:hAnsi="Times New Roman" w:cs="Times New Roman"/>
        </w:rPr>
      </w:pPr>
    </w:p>
    <w:p w14:paraId="4AC64D0E" w14:textId="42ED4F6F" w:rsidR="003D78B0" w:rsidRDefault="003D78B0">
      <w:pPr>
        <w:rPr>
          <w:rFonts w:ascii="Times New Roman" w:hAnsi="Times New Roman" w:cs="Times New Roman"/>
        </w:rPr>
      </w:pPr>
    </w:p>
    <w:p w14:paraId="41CA4526" w14:textId="131BF75D" w:rsidR="00521B48" w:rsidRPr="009E4A24" w:rsidRDefault="00521B48" w:rsidP="00BC2D6E">
      <w:pPr>
        <w:jc w:val="both"/>
        <w:rPr>
          <w:rFonts w:ascii="Arial" w:eastAsia="Times New Roman" w:hAnsi="Arial" w:cs="Arial"/>
          <w:bCs/>
          <w:color w:val="006BB7"/>
          <w:sz w:val="36"/>
          <w:szCs w:val="36"/>
          <w:lang w:val="en-GB"/>
        </w:rPr>
      </w:pPr>
      <w:r w:rsidRPr="009E4A24">
        <w:rPr>
          <w:rFonts w:ascii="Arial" w:eastAsia="Times New Roman" w:hAnsi="Arial" w:cs="Arial"/>
          <w:bCs/>
          <w:color w:val="006BB7"/>
          <w:sz w:val="36"/>
          <w:szCs w:val="36"/>
          <w:lang w:val="en-GB"/>
        </w:rPr>
        <w:t>References</w:t>
      </w:r>
    </w:p>
    <w:p w14:paraId="2732E84F" w14:textId="77777777" w:rsidR="002A54C7" w:rsidRPr="002A54C7" w:rsidRDefault="00F9764F" w:rsidP="002A54C7">
      <w:pPr>
        <w:pStyle w:val="Bibliography"/>
        <w:rPr>
          <w:rFonts w:ascii="Times New Roman" w:hAnsi="Times New Roman" w:cs="Times New Roman"/>
        </w:rPr>
      </w:pPr>
      <w:r>
        <w:fldChar w:fldCharType="begin"/>
      </w:r>
      <w:r w:rsidR="002A54C7">
        <w:instrText xml:space="preserve"> ADDIN ZOTERO_BIBL {"custom":[]} CSL_BIBLIOGRAPHY </w:instrText>
      </w:r>
      <w:r>
        <w:fldChar w:fldCharType="separate"/>
      </w:r>
      <w:r w:rsidR="002A54C7" w:rsidRPr="002A54C7">
        <w:rPr>
          <w:rFonts w:ascii="Times New Roman" w:hAnsi="Times New Roman" w:cs="Times New Roman"/>
        </w:rPr>
        <w:t>Al-Taiar, A., Thalib, L., 2014. Short-term effect of dust storms on the risk of mortality due to respiratory, cardiovascular and all-causes in Kuwait. Int. J. Biometeorol. 58, 69–77. doi:10.1007/s00484-012-0626-7</w:t>
      </w:r>
    </w:p>
    <w:p w14:paraId="6706D6F8"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t>Aunan, K., 1996. Exposure-response functions for health effects of air pollutants based on epidemiological findings. Risk Anal. Off. Publ. Soc. Risk Anal. 16, 693–709.</w:t>
      </w:r>
    </w:p>
    <w:p w14:paraId="0C71D1BF"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t>Belis, C., Bo, L., Amato, F., Haddad, I., Favez, O., Harrison, R.M., Hopke, P., Nava, S., Paatero, P., Prevot, A.S., Quass, U., Vecchi, R., Viana, M., 2014. European Guide on Air Pollution Source Apportionment with Receptor Models. European Commission, Joint Research Centre, Institute for Environment and Sustainability, JRC-Reference Reports, Luxembourg.</w:t>
      </w:r>
    </w:p>
    <w:p w14:paraId="05884436"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t>Bell, M.L., Son, J.-Y., Peng, R.D., Wang, Y., Dominici, F., 2015. Ambient PM2.5 and Risk of Hospital Admissions: Do Risks Differ for Men and Women? Epidemiol. Camb. Mass 26, 575–579. doi:10.1097/EDE.0000000000000310</w:t>
      </w:r>
    </w:p>
    <w:p w14:paraId="57AD8B74"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t>Bhaskaran, K., Gasparrini, A., Hajat, S., Smeeth, L., Armstrong, B., 2013. Time series regression studies in environmental epidemiology. Int. J. Epidemiol. 42, 1187–1195. doi:10.1093/ije/dyt092</w:t>
      </w:r>
    </w:p>
    <w:p w14:paraId="37CBD80D"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lastRenderedPageBreak/>
        <w:t>Burnett, R.T., Pope, C.A., Ezzati, M., Olives, C., Lim, S.S., Mehta, S., Shin, H.H., Singh, G., Hubbell, B., Brauer, M., Anderson, H.R., Smith, K.R., Balmes, J.R., Bruce, N.G., Kan, H., Laden, F., Prüss-Ustün, A., Turner, M.C., Gapstur, S.M., Diver, W.R., Cohen, A., 2014. An integrated risk function for estimating the global burden of disease attributable to ambient fine particulate matter exposure. Environ. Health Perspect. 122, 397–403. doi:10.1289/ehp.1307049</w:t>
      </w:r>
    </w:p>
    <w:p w14:paraId="222C4EAE"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t>Dockery, D.W., Brunekreef, B., 1996. Longitudinal Studies of Air Pollution Effects on Lung Function. Am. J. Respir. Crit. Care Med. 154, S250–S256. doi:10.1164/ajrccm/154.6_Pt_2.S250</w:t>
      </w:r>
    </w:p>
    <w:p w14:paraId="18D32887"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t>Dockery, D.W., Pope, C.A., Xu, X., Spengler, J.D., Ware, J.H., Fay, M.E., Ferris, B.G., Speizer, F.E., 1993. An association between air pollution and mortality in six U.S. cities. N. Engl. J. Med. 329, 1753–1759. doi:10.1056/NEJM199312093292401</w:t>
      </w:r>
    </w:p>
    <w:p w14:paraId="77C6892C"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t>Dominici, F., Daniels, M., Zeger, S.L., Samet, J.M., 2002. Air Pollution and Mortality: Estimating Regional and National Dose-Response Relationships. J. Am. Stat. Assoc. 97, 100–111.</w:t>
      </w:r>
    </w:p>
    <w:p w14:paraId="16895DCA"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t>EU-Commission, 1997. Ambient Air Pollution by Particulate Matter, Position Paper. Eur. Comm.</w:t>
      </w:r>
    </w:p>
    <w:p w14:paraId="2EDFCB27"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t>Gibson, J.M., Thomsen, J., Launay, F., Harder, E., DeFelice, N., 2013. Deaths and Medical Visits Attributable to Environmental Pollution in the United Arab Emirates. PLOS ONE 8, e57536. doi:10.1371/journal.pone.0057536</w:t>
      </w:r>
    </w:p>
    <w:p w14:paraId="5A81568E"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t>Hak, C., López-Aparicio, S., Sivertsen, B., 2011. Chemical speciation of fine airborne particles in Abu Dhabi. Elements, inorganic ions and carbonaceous fractions at eight sites in Abu Dhabi. NILU OR 21/2011. Kjeller NILU.</w:t>
      </w:r>
    </w:p>
    <w:p w14:paraId="2EE2790D"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t>Hamdan, N.M., Alawadhi, H., Jisrawi, N., 2016. Particulate Matter Pollution in the United Arab Emirates: Elemental Analysis and Phase Identification of Fine Particulate Pollutants. ICEPR 158 Proc. 2 Nd World Congr. New Technol. NewTech16. doi:10.11159/icepr16.158</w:t>
      </w:r>
    </w:p>
    <w:p w14:paraId="414ABE0A" w14:textId="77777777" w:rsidR="002A54C7" w:rsidRPr="002A54C7" w:rsidRDefault="002A54C7" w:rsidP="002A54C7">
      <w:pPr>
        <w:pStyle w:val="Bibliography"/>
        <w:rPr>
          <w:rFonts w:ascii="Times New Roman" w:hAnsi="Times New Roman" w:cs="Times New Roman"/>
        </w:rPr>
      </w:pPr>
      <w:r w:rsidRPr="004126C3">
        <w:rPr>
          <w:rFonts w:ascii="Times New Roman" w:hAnsi="Times New Roman" w:cs="Times New Roman"/>
          <w:lang w:val="it-IT"/>
        </w:rPr>
        <w:t xml:space="preserve">Hastie, T.J., Tibshirani, R.J., 1990. </w:t>
      </w:r>
      <w:r w:rsidRPr="002A54C7">
        <w:rPr>
          <w:rFonts w:ascii="Times New Roman" w:hAnsi="Times New Roman" w:cs="Times New Roman"/>
        </w:rPr>
        <w:t>Generalized Additive Models, New York: Chapman and Hall.</w:t>
      </w:r>
    </w:p>
    <w:p w14:paraId="6B69690F"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t>Holben, B.N., Eck, T.F., Slutsker, I., Tanré, D., Buis, J.P., Setzer, A., Vermote, E., Reagan, J.A., Kaufman, Y.J., Nakajima, T., Lavenu, F., Jankowiak, I., Smirnov, A., 1998. AERONET—A Federated Instrument Network and Data Archive for Aerosol Characterization. Remote Sens. Environ. 66, 1–16. doi:10.1016/S0034-4257(98)00031-5</w:t>
      </w:r>
    </w:p>
    <w:p w14:paraId="45F06613"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t>Karagulian, F., Belis, C.A., Dora, C.F.C., Prüss-Ustün, A.M., Bonjour, S., Adair-Rohani, H., Amann, M., 2015. Contributions to cities’ ambient particulate matter (PM): A systematic review of local source contributions at global level. Atmos. Environ. 120, 475–483. doi:10.1016/j.atmosenv.2015.08.087</w:t>
      </w:r>
    </w:p>
    <w:p w14:paraId="3288CA09"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t>Kiesewetter, G., Schoepp, W., Heyes, C., Amann, M., 2015. Modelling PM2.5 impact indicators in Europe: Health effects and legal compliance. Environ. Model. Softw. 74, 201–211. doi:10.1016/j.envsoft.2015.02.022</w:t>
      </w:r>
    </w:p>
    <w:p w14:paraId="44BB7AA9"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t>Kloog, I., Coull, B.A., Zanobetti, A., Koutrakis, P., Schwartz, J.D., 2012. Acute and Chronic Effects of Particles on Hospital Admissions in New-England. PLOS ONE 7, e34664. doi:10.1371/journal.pone.0034664</w:t>
      </w:r>
    </w:p>
    <w:p w14:paraId="675D727E"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t>Lee, H., Honda, Y., Lim, Y.-H., Guo, Y.L., Hashizume, M., Kim, H., 2014. Effect of Asian dust storms on mortality in three Asian cities. Atmos. Environ. 89, 309–317. doi:10.1016/j.atmosenv.2014.02.048</w:t>
      </w:r>
    </w:p>
    <w:p w14:paraId="06FE4875" w14:textId="77777777" w:rsidR="002A54C7" w:rsidRPr="004126C3" w:rsidRDefault="002A54C7" w:rsidP="002A54C7">
      <w:pPr>
        <w:pStyle w:val="Bibliography"/>
        <w:rPr>
          <w:rFonts w:ascii="Times New Roman" w:hAnsi="Times New Roman" w:cs="Times New Roman"/>
          <w:lang w:val="it-IT"/>
        </w:rPr>
      </w:pPr>
      <w:r w:rsidRPr="002A54C7">
        <w:rPr>
          <w:rFonts w:ascii="Times New Roman" w:hAnsi="Times New Roman" w:cs="Times New Roman"/>
        </w:rPr>
        <w:t xml:space="preserve">Lelieveld, J., Evans, J.S., Fnais, M., Giannadaki, D., Pozzer, A., 2015. The contribution of outdoor air pollution sources to premature mortality on a global scale. </w:t>
      </w:r>
      <w:r w:rsidRPr="004126C3">
        <w:rPr>
          <w:rFonts w:ascii="Times New Roman" w:hAnsi="Times New Roman" w:cs="Times New Roman"/>
          <w:lang w:val="it-IT"/>
        </w:rPr>
        <w:t>Nature 525, 367–371. doi:10.1038/nature15371</w:t>
      </w:r>
    </w:p>
    <w:p w14:paraId="642E6D92" w14:textId="77777777" w:rsidR="002A54C7" w:rsidRPr="002A54C7" w:rsidRDefault="002A54C7" w:rsidP="002A54C7">
      <w:pPr>
        <w:pStyle w:val="Bibliography"/>
        <w:rPr>
          <w:rFonts w:ascii="Times New Roman" w:hAnsi="Times New Roman" w:cs="Times New Roman"/>
        </w:rPr>
      </w:pPr>
      <w:r w:rsidRPr="004126C3">
        <w:rPr>
          <w:rFonts w:ascii="Times New Roman" w:hAnsi="Times New Roman" w:cs="Times New Roman"/>
          <w:lang w:val="it-IT"/>
        </w:rPr>
        <w:t xml:space="preserve">Li, Y., Gibson, J.M., Jat, P., Puggioni, G., Hasan, M., West, J.J., Vizuete, W., Sexton, K., Serre, M., 2010. </w:t>
      </w:r>
      <w:r w:rsidRPr="002A54C7">
        <w:rPr>
          <w:rFonts w:ascii="Times New Roman" w:hAnsi="Times New Roman" w:cs="Times New Roman"/>
        </w:rPr>
        <w:t>Burden of disease attributed to anthropogenic air pollution in the United Arab Emirates: Estimates based on observed air quality data. Sci. Total Environ., Special Section: Integrating Water and Agricultural Management Under Climate Change 408, 5784–5793. doi:10.1016/j.scitotenv.2010.08.017</w:t>
      </w:r>
    </w:p>
    <w:p w14:paraId="642E554D"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t>Mantovani, K.C.C., Nascimento, L.F.C., Moreira, D.S., Vieira, L.C.P.F. da S., Vargas, N.P., Mantovani, K.C.C., Nascimento, L.F.C., Moreira, D.S., Vieira, L.C.P.F. da S., Vargas, N.P., 2016. Air pollutants and hospital admissions due to cardiovascular diseases in São José do Rio Preto, Brazil. Ciênc. Amp Saúde Coletiva 21, 509–516. doi:10.1590/1413-81232015212.16102014</w:t>
      </w:r>
    </w:p>
    <w:p w14:paraId="608B4DF4"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t>McClellan, R.O., 1989. Reflections on the Symposium: Susceptibility to Inhaled Pollutants. doi:10.1520/STP22842S</w:t>
      </w:r>
    </w:p>
    <w:p w14:paraId="5B3A6175"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t>MEDICODE (FIRM), 1996. ICD-9-CM: International classification of diseases, 9th revision, clinical modification, Salt Lake City, Utah. MEDICODE FIRM.</w:t>
      </w:r>
    </w:p>
    <w:p w14:paraId="69B99AD8"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lastRenderedPageBreak/>
        <w:t>Nelder, J.A., Wedderburn, R.W.M., 1972. Generalized Linear Models. J R Stat. Soc A Part 3, 370.</w:t>
      </w:r>
    </w:p>
    <w:p w14:paraId="10764C67"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t>NILU, 2012. Chemical Speciation of Fine Airborne Particles in Abu Dhabi: Source Apportionment.</w:t>
      </w:r>
    </w:p>
    <w:p w14:paraId="255DCF88"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t>Pope, C.A., Burnett, R.T., Thun, M.J., Calle, E.E., Krewski, D., Ito, K., Thurston, G.D., 2002. Lung Cancer, Cardiopulmonary Mortality, and Long-term Exposure to Fine Particulate Air Pollution. JAMA J. Am. Med. Assoc. 287, 1132–1141.</w:t>
      </w:r>
    </w:p>
    <w:p w14:paraId="1AEF4C28"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t>Remer, L.A., Kaufman, Y.J., Tanré, D., Mattoo, S., Chu, D.A., Martins, J.V., Li, R.-R., Ichoku, C., Levy, R.C., Kleidman, R.G., Eck, T.F., Vermote, E., Holben, B.N., 2005. The MODIS Aerosol Algorithm, Products, and Validation. J. Atmospheric Sci. 62, 947–973. doi:10.1175/JAS3385.1</w:t>
      </w:r>
    </w:p>
    <w:p w14:paraId="69495366"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t>Schwartz, J., Dockery, D.W., Neas, L.M., 1996. Is daily mortality associated specifically with fine particles? J. Air Waste Manag. Assoc. 1995 46, 927–939.</w:t>
      </w:r>
    </w:p>
    <w:p w14:paraId="3D116B16"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t>Thurston, G.D., Burnett, R.T., Turner, M.C., Shi, Y., Krewski, D., Lall, R., Ito, K., Jerrett, M., Gapstur, S.M., Diver, W.R., Pope, C.A., 2016. Ischemic Heart Disease Mortality and Long-Term Exposure to Source-Related Components of U.S. Fine Particle Air Pollution. Environ. Health Perspect. 124, 785–794. doi:10.1289/ehp.1509777</w:t>
      </w:r>
    </w:p>
    <w:p w14:paraId="60460E92"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t>Thurston, G.D., Ito, K., Kinney, P.L., Lippmann, M., 1992. A multi-year study of air pollution and respiratory hospital admissions in three New York State metropolitan areas: results for 1988 and 1989 summers. J. Expo. Anal. Environ. Epidemiol. 2, 429–450.</w:t>
      </w:r>
    </w:p>
    <w:p w14:paraId="7AA9E03C"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t>WHO, 2014. News release: 7 million premature deaths annually linked to air pollution. Media centre WHO Geneva, http://www.who.int/mediacentre/news/releases/2014/air-pollution/en/.</w:t>
      </w:r>
    </w:p>
    <w:p w14:paraId="620C5EE6"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t>WHO, 2006. WHO Air quality guidelines for particulate matter, ozone, nitrogen dioxide and sulfur dioxide. Global update 2005. World Health Organ.</w:t>
      </w:r>
    </w:p>
    <w:p w14:paraId="0FA17633"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t>WHO, 1987. Air quality guidelines for Europe, Copenhagen, WHO Regional Office for Europe. WHO Reg. Publ. Eur. Ser. No 23.</w:t>
      </w:r>
    </w:p>
    <w:p w14:paraId="4040316F"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t>Wichmann, H.E., Heinrich, J., 1995. Health effects of high level exposure to traditional pollutants in East Germany--review and ongoing research. Environ. Health Perspect. 103, 29–35.</w:t>
      </w:r>
    </w:p>
    <w:p w14:paraId="79B53DEC"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t>Wordley, J., Walters, S., Ayres, J.G., 1997. Short term variations in hospital admissions and mortality and particulate air pollution. Occup. Environ. Med. 54, 108–116.</w:t>
      </w:r>
    </w:p>
    <w:p w14:paraId="39157554" w14:textId="77777777" w:rsidR="002A54C7" w:rsidRPr="002A54C7" w:rsidRDefault="002A54C7" w:rsidP="002A54C7">
      <w:pPr>
        <w:pStyle w:val="Bibliography"/>
        <w:rPr>
          <w:rFonts w:ascii="Times New Roman" w:hAnsi="Times New Roman" w:cs="Times New Roman"/>
        </w:rPr>
      </w:pPr>
      <w:r w:rsidRPr="002A54C7">
        <w:rPr>
          <w:rFonts w:ascii="Times New Roman" w:hAnsi="Times New Roman" w:cs="Times New Roman"/>
        </w:rPr>
        <w:t>Zhang, X., Zhao, L., Tong, D., Wu, G., Dan, M., Teng, B., 2016. A Systematic Review of Global Desert Dust and Associated Human Health Effects. Atmosphere 7, 158. doi:10.3390/atmos7120158</w:t>
      </w:r>
    </w:p>
    <w:p w14:paraId="4F9DF14B" w14:textId="2B45BAB0" w:rsidR="00EF774B" w:rsidRDefault="00F9764F">
      <w:pPr>
        <w:jc w:val="both"/>
        <w:rPr>
          <w:rFonts w:ascii="Times New Roman" w:hAnsi="Times New Roman" w:cs="Times New Roman"/>
        </w:rPr>
      </w:pPr>
      <w:r>
        <w:rPr>
          <w:rFonts w:ascii="Times New Roman" w:hAnsi="Times New Roman" w:cs="Times New Roman"/>
        </w:rPr>
        <w:fldChar w:fldCharType="end"/>
      </w:r>
    </w:p>
    <w:p w14:paraId="793E98D8" w14:textId="77777777" w:rsidR="006811A0" w:rsidRPr="002114AD" w:rsidRDefault="006811A0" w:rsidP="002114AD">
      <w:pPr>
        <w:jc w:val="both"/>
        <w:rPr>
          <w:rFonts w:ascii="Arial" w:eastAsia="Times New Roman" w:hAnsi="Arial" w:cs="Arial"/>
          <w:bCs/>
          <w:color w:val="006BB7"/>
          <w:sz w:val="36"/>
          <w:szCs w:val="36"/>
          <w:lang w:val="en-GB"/>
        </w:rPr>
      </w:pPr>
    </w:p>
    <w:sectPr w:rsidR="006811A0" w:rsidRPr="002114AD" w:rsidSect="003D78B0">
      <w:pgSz w:w="12240" w:h="15840"/>
      <w:pgMar w:top="1440" w:right="1166" w:bottom="1440" w:left="116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612662" w14:textId="77777777" w:rsidR="00D17DA1" w:rsidRDefault="00D17DA1" w:rsidP="00767068">
      <w:pPr>
        <w:spacing w:after="0" w:line="240" w:lineRule="auto"/>
      </w:pPr>
      <w:r>
        <w:separator/>
      </w:r>
    </w:p>
  </w:endnote>
  <w:endnote w:type="continuationSeparator" w:id="0">
    <w:p w14:paraId="740FB4B3" w14:textId="77777777" w:rsidR="00D17DA1" w:rsidRDefault="00D17DA1" w:rsidP="007670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0961356"/>
      <w:docPartObj>
        <w:docPartGallery w:val="Page Numbers (Bottom of Page)"/>
        <w:docPartUnique/>
      </w:docPartObj>
    </w:sdtPr>
    <w:sdtEndPr>
      <w:rPr>
        <w:noProof/>
      </w:rPr>
    </w:sdtEndPr>
    <w:sdtContent>
      <w:p w14:paraId="471C08EA" w14:textId="19F773A3" w:rsidR="00C715DF" w:rsidRDefault="00C715DF">
        <w:pPr>
          <w:pStyle w:val="Footer"/>
          <w:jc w:val="center"/>
        </w:pPr>
        <w:r>
          <w:fldChar w:fldCharType="begin"/>
        </w:r>
        <w:r>
          <w:instrText xml:space="preserve"> PAGE   \* MERGEFORMAT </w:instrText>
        </w:r>
        <w:r>
          <w:fldChar w:fldCharType="separate"/>
        </w:r>
        <w:r w:rsidR="00357F28">
          <w:rPr>
            <w:noProof/>
          </w:rPr>
          <w:t>18</w:t>
        </w:r>
        <w:r>
          <w:rPr>
            <w:noProof/>
          </w:rPr>
          <w:fldChar w:fldCharType="end"/>
        </w:r>
      </w:p>
    </w:sdtContent>
  </w:sdt>
  <w:p w14:paraId="198ED433" w14:textId="77777777" w:rsidR="00C715DF" w:rsidRDefault="00C715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41E53B" w14:textId="77777777" w:rsidR="00D17DA1" w:rsidRDefault="00D17DA1" w:rsidP="00767068">
      <w:pPr>
        <w:spacing w:after="0" w:line="240" w:lineRule="auto"/>
      </w:pPr>
      <w:r>
        <w:separator/>
      </w:r>
    </w:p>
  </w:footnote>
  <w:footnote w:type="continuationSeparator" w:id="0">
    <w:p w14:paraId="09E6DF47" w14:textId="77777777" w:rsidR="00D17DA1" w:rsidRDefault="00D17DA1" w:rsidP="007670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C0B68" w14:textId="1EF46B23" w:rsidR="00F66194" w:rsidRDefault="00F66194">
    <w:pPr>
      <w:pStyle w:val="Header"/>
    </w:pPr>
  </w:p>
  <w:p w14:paraId="4B6D71A1" w14:textId="77777777" w:rsidR="00C715DF" w:rsidRDefault="00C715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DC3B1F"/>
    <w:multiLevelType w:val="multilevel"/>
    <w:tmpl w:val="C08897DE"/>
    <w:lvl w:ilvl="0">
      <w:start w:val="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8DD7B7E"/>
    <w:multiLevelType w:val="hybridMultilevel"/>
    <w:tmpl w:val="E282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8772F8"/>
    <w:multiLevelType w:val="hybridMultilevel"/>
    <w:tmpl w:val="A63E1D4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CCE642E"/>
    <w:multiLevelType w:val="multilevel"/>
    <w:tmpl w:val="0958C0D0"/>
    <w:lvl w:ilvl="0">
      <w:start w:val="7"/>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47D3E4C"/>
    <w:multiLevelType w:val="multilevel"/>
    <w:tmpl w:val="5704B024"/>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61C56A2"/>
    <w:multiLevelType w:val="hybridMultilevel"/>
    <w:tmpl w:val="BF1E9A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8D7AB6"/>
    <w:multiLevelType w:val="hybridMultilevel"/>
    <w:tmpl w:val="F1E2111C"/>
    <w:lvl w:ilvl="0" w:tplc="192E7E68">
      <w:start w:val="2"/>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EF18AB"/>
    <w:multiLevelType w:val="multilevel"/>
    <w:tmpl w:val="09A43E0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C9512D4"/>
    <w:multiLevelType w:val="hybridMultilevel"/>
    <w:tmpl w:val="192AB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441DA0"/>
    <w:multiLevelType w:val="hybridMultilevel"/>
    <w:tmpl w:val="0BD08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7"/>
  </w:num>
  <w:num w:numId="4">
    <w:abstractNumId w:val="1"/>
  </w:num>
  <w:num w:numId="5">
    <w:abstractNumId w:val="8"/>
  </w:num>
  <w:num w:numId="6">
    <w:abstractNumId w:val="4"/>
  </w:num>
  <w:num w:numId="7">
    <w:abstractNumId w:val="0"/>
  </w:num>
  <w:num w:numId="8">
    <w:abstractNumId w:val="6"/>
  </w:num>
  <w:num w:numId="9">
    <w:abstractNumId w:val="3"/>
  </w:num>
  <w:num w:numId="10">
    <w:abstractNumId w:val="9"/>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ouane Temimi">
    <w15:presenceInfo w15:providerId="AD" w15:userId="S-1-12-1-1527509337-1106219673-3981002175-25634041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7E6D"/>
    <w:rsid w:val="00002449"/>
    <w:rsid w:val="000035FD"/>
    <w:rsid w:val="00005296"/>
    <w:rsid w:val="00005376"/>
    <w:rsid w:val="0000715B"/>
    <w:rsid w:val="000115AA"/>
    <w:rsid w:val="00017EAA"/>
    <w:rsid w:val="0002159E"/>
    <w:rsid w:val="00022324"/>
    <w:rsid w:val="00023B81"/>
    <w:rsid w:val="0002457E"/>
    <w:rsid w:val="0002667F"/>
    <w:rsid w:val="00027D52"/>
    <w:rsid w:val="00030B2E"/>
    <w:rsid w:val="000335FE"/>
    <w:rsid w:val="00034132"/>
    <w:rsid w:val="000356EE"/>
    <w:rsid w:val="00037F8D"/>
    <w:rsid w:val="000449D0"/>
    <w:rsid w:val="00044C90"/>
    <w:rsid w:val="00045745"/>
    <w:rsid w:val="00046C87"/>
    <w:rsid w:val="00051623"/>
    <w:rsid w:val="0005186D"/>
    <w:rsid w:val="00051D5F"/>
    <w:rsid w:val="00052B3F"/>
    <w:rsid w:val="00053BB9"/>
    <w:rsid w:val="0005515D"/>
    <w:rsid w:val="0005526B"/>
    <w:rsid w:val="00055C72"/>
    <w:rsid w:val="00064142"/>
    <w:rsid w:val="00064B5D"/>
    <w:rsid w:val="00065B34"/>
    <w:rsid w:val="0007058F"/>
    <w:rsid w:val="00073E60"/>
    <w:rsid w:val="00074328"/>
    <w:rsid w:val="00074B02"/>
    <w:rsid w:val="0007636A"/>
    <w:rsid w:val="00076E12"/>
    <w:rsid w:val="00077F63"/>
    <w:rsid w:val="00082534"/>
    <w:rsid w:val="00084E05"/>
    <w:rsid w:val="000850CD"/>
    <w:rsid w:val="00086488"/>
    <w:rsid w:val="00087661"/>
    <w:rsid w:val="000879C0"/>
    <w:rsid w:val="00090DEE"/>
    <w:rsid w:val="00095753"/>
    <w:rsid w:val="0009796F"/>
    <w:rsid w:val="000A15B4"/>
    <w:rsid w:val="000A2B7B"/>
    <w:rsid w:val="000A36F4"/>
    <w:rsid w:val="000A3C1D"/>
    <w:rsid w:val="000A45DD"/>
    <w:rsid w:val="000B037D"/>
    <w:rsid w:val="000B1B48"/>
    <w:rsid w:val="000B27E3"/>
    <w:rsid w:val="000B329F"/>
    <w:rsid w:val="000B34BA"/>
    <w:rsid w:val="000B48FB"/>
    <w:rsid w:val="000B4CFF"/>
    <w:rsid w:val="000B5552"/>
    <w:rsid w:val="000B5678"/>
    <w:rsid w:val="000B5A52"/>
    <w:rsid w:val="000B6871"/>
    <w:rsid w:val="000C2CB6"/>
    <w:rsid w:val="000C4778"/>
    <w:rsid w:val="000C4D70"/>
    <w:rsid w:val="000C56C7"/>
    <w:rsid w:val="000C5A0A"/>
    <w:rsid w:val="000D145E"/>
    <w:rsid w:val="000D4119"/>
    <w:rsid w:val="000E0954"/>
    <w:rsid w:val="000E3499"/>
    <w:rsid w:val="000E4640"/>
    <w:rsid w:val="000F062B"/>
    <w:rsid w:val="000F0703"/>
    <w:rsid w:val="000F1869"/>
    <w:rsid w:val="000F1E27"/>
    <w:rsid w:val="000F2878"/>
    <w:rsid w:val="000F2CC6"/>
    <w:rsid w:val="000F2CFF"/>
    <w:rsid w:val="000F51FB"/>
    <w:rsid w:val="000F5422"/>
    <w:rsid w:val="000F597D"/>
    <w:rsid w:val="00101C30"/>
    <w:rsid w:val="00101DEC"/>
    <w:rsid w:val="001051D2"/>
    <w:rsid w:val="00105565"/>
    <w:rsid w:val="00112EEC"/>
    <w:rsid w:val="00113A1E"/>
    <w:rsid w:val="00115C98"/>
    <w:rsid w:val="00117776"/>
    <w:rsid w:val="00117C2A"/>
    <w:rsid w:val="00122023"/>
    <w:rsid w:val="00122284"/>
    <w:rsid w:val="00122E5D"/>
    <w:rsid w:val="00124192"/>
    <w:rsid w:val="00130210"/>
    <w:rsid w:val="00131DE9"/>
    <w:rsid w:val="00133A75"/>
    <w:rsid w:val="001367F0"/>
    <w:rsid w:val="001433B9"/>
    <w:rsid w:val="001438D3"/>
    <w:rsid w:val="00143E89"/>
    <w:rsid w:val="0014571F"/>
    <w:rsid w:val="00145D86"/>
    <w:rsid w:val="0014634D"/>
    <w:rsid w:val="00146B67"/>
    <w:rsid w:val="001470D6"/>
    <w:rsid w:val="001473EA"/>
    <w:rsid w:val="00152510"/>
    <w:rsid w:val="00155575"/>
    <w:rsid w:val="001568E0"/>
    <w:rsid w:val="00156F69"/>
    <w:rsid w:val="0016026E"/>
    <w:rsid w:val="00160DD6"/>
    <w:rsid w:val="001629D8"/>
    <w:rsid w:val="0016361E"/>
    <w:rsid w:val="00164274"/>
    <w:rsid w:val="00164793"/>
    <w:rsid w:val="00164F19"/>
    <w:rsid w:val="001661FE"/>
    <w:rsid w:val="00166704"/>
    <w:rsid w:val="00167BF8"/>
    <w:rsid w:val="00167F6E"/>
    <w:rsid w:val="001701A4"/>
    <w:rsid w:val="001708D8"/>
    <w:rsid w:val="001718CA"/>
    <w:rsid w:val="001721C2"/>
    <w:rsid w:val="00173D9E"/>
    <w:rsid w:val="0017494A"/>
    <w:rsid w:val="001761BC"/>
    <w:rsid w:val="00180AD1"/>
    <w:rsid w:val="00183532"/>
    <w:rsid w:val="00183F57"/>
    <w:rsid w:val="00191DCB"/>
    <w:rsid w:val="00192C03"/>
    <w:rsid w:val="00194941"/>
    <w:rsid w:val="00196992"/>
    <w:rsid w:val="001A262D"/>
    <w:rsid w:val="001A42AE"/>
    <w:rsid w:val="001A44DC"/>
    <w:rsid w:val="001A4E5B"/>
    <w:rsid w:val="001A6A16"/>
    <w:rsid w:val="001B2A32"/>
    <w:rsid w:val="001B2AB2"/>
    <w:rsid w:val="001B2F18"/>
    <w:rsid w:val="001B3C9C"/>
    <w:rsid w:val="001B50B9"/>
    <w:rsid w:val="001B6BF9"/>
    <w:rsid w:val="001B7E3C"/>
    <w:rsid w:val="001C0C3F"/>
    <w:rsid w:val="001C180D"/>
    <w:rsid w:val="001C2E4C"/>
    <w:rsid w:val="001C49FD"/>
    <w:rsid w:val="001C5754"/>
    <w:rsid w:val="001C5FF5"/>
    <w:rsid w:val="001C63B2"/>
    <w:rsid w:val="001C7E6D"/>
    <w:rsid w:val="001D03EA"/>
    <w:rsid w:val="001D14EB"/>
    <w:rsid w:val="001D2B44"/>
    <w:rsid w:val="001D42AA"/>
    <w:rsid w:val="001D47E9"/>
    <w:rsid w:val="001E0B96"/>
    <w:rsid w:val="001E3FAC"/>
    <w:rsid w:val="001E577A"/>
    <w:rsid w:val="001E6C42"/>
    <w:rsid w:val="001E704D"/>
    <w:rsid w:val="001F005C"/>
    <w:rsid w:val="001F019E"/>
    <w:rsid w:val="001F3659"/>
    <w:rsid w:val="001F3EA2"/>
    <w:rsid w:val="001F61DC"/>
    <w:rsid w:val="001F7396"/>
    <w:rsid w:val="0020365C"/>
    <w:rsid w:val="00204D6F"/>
    <w:rsid w:val="00205765"/>
    <w:rsid w:val="002073C1"/>
    <w:rsid w:val="00207540"/>
    <w:rsid w:val="002106DE"/>
    <w:rsid w:val="002114AD"/>
    <w:rsid w:val="00211E78"/>
    <w:rsid w:val="00211EA9"/>
    <w:rsid w:val="0021244C"/>
    <w:rsid w:val="00213365"/>
    <w:rsid w:val="00213BF8"/>
    <w:rsid w:val="002144AC"/>
    <w:rsid w:val="002148C8"/>
    <w:rsid w:val="00214F28"/>
    <w:rsid w:val="002152D2"/>
    <w:rsid w:val="002172FE"/>
    <w:rsid w:val="0021784C"/>
    <w:rsid w:val="002179E7"/>
    <w:rsid w:val="002234CC"/>
    <w:rsid w:val="00223D8E"/>
    <w:rsid w:val="00223DFE"/>
    <w:rsid w:val="002249EB"/>
    <w:rsid w:val="00224B61"/>
    <w:rsid w:val="00225839"/>
    <w:rsid w:val="00226510"/>
    <w:rsid w:val="0022771E"/>
    <w:rsid w:val="002277C3"/>
    <w:rsid w:val="00230342"/>
    <w:rsid w:val="002326EE"/>
    <w:rsid w:val="0023374E"/>
    <w:rsid w:val="00235597"/>
    <w:rsid w:val="00236046"/>
    <w:rsid w:val="00237F2A"/>
    <w:rsid w:val="00237FE7"/>
    <w:rsid w:val="00241541"/>
    <w:rsid w:val="00243A1E"/>
    <w:rsid w:val="00244A84"/>
    <w:rsid w:val="002454EE"/>
    <w:rsid w:val="00245C91"/>
    <w:rsid w:val="002465AD"/>
    <w:rsid w:val="00246913"/>
    <w:rsid w:val="002507AF"/>
    <w:rsid w:val="0025091C"/>
    <w:rsid w:val="00251EC1"/>
    <w:rsid w:val="002521F0"/>
    <w:rsid w:val="0025348B"/>
    <w:rsid w:val="0025659C"/>
    <w:rsid w:val="002634CA"/>
    <w:rsid w:val="00263DB1"/>
    <w:rsid w:val="002664A7"/>
    <w:rsid w:val="0026681F"/>
    <w:rsid w:val="002710B5"/>
    <w:rsid w:val="00273363"/>
    <w:rsid w:val="00275119"/>
    <w:rsid w:val="00275F0D"/>
    <w:rsid w:val="00276BBE"/>
    <w:rsid w:val="00276F58"/>
    <w:rsid w:val="00277C77"/>
    <w:rsid w:val="002811E6"/>
    <w:rsid w:val="00283358"/>
    <w:rsid w:val="00284131"/>
    <w:rsid w:val="00284393"/>
    <w:rsid w:val="00284A9F"/>
    <w:rsid w:val="00286209"/>
    <w:rsid w:val="00291B53"/>
    <w:rsid w:val="00291C1F"/>
    <w:rsid w:val="00295CAB"/>
    <w:rsid w:val="0029675F"/>
    <w:rsid w:val="002979E5"/>
    <w:rsid w:val="002A110E"/>
    <w:rsid w:val="002A1199"/>
    <w:rsid w:val="002A1A93"/>
    <w:rsid w:val="002A1B7C"/>
    <w:rsid w:val="002A2FC7"/>
    <w:rsid w:val="002A410E"/>
    <w:rsid w:val="002A4AB0"/>
    <w:rsid w:val="002A54C7"/>
    <w:rsid w:val="002A790F"/>
    <w:rsid w:val="002B0D71"/>
    <w:rsid w:val="002B17A0"/>
    <w:rsid w:val="002B436F"/>
    <w:rsid w:val="002B5AAE"/>
    <w:rsid w:val="002B5C9D"/>
    <w:rsid w:val="002B715A"/>
    <w:rsid w:val="002B7489"/>
    <w:rsid w:val="002C00D3"/>
    <w:rsid w:val="002C097A"/>
    <w:rsid w:val="002C1FD6"/>
    <w:rsid w:val="002C3E89"/>
    <w:rsid w:val="002C6977"/>
    <w:rsid w:val="002D0190"/>
    <w:rsid w:val="002D0735"/>
    <w:rsid w:val="002D0BC3"/>
    <w:rsid w:val="002D2635"/>
    <w:rsid w:val="002D5F49"/>
    <w:rsid w:val="002D62AC"/>
    <w:rsid w:val="002E13BE"/>
    <w:rsid w:val="002E21BE"/>
    <w:rsid w:val="002E4227"/>
    <w:rsid w:val="002F05E9"/>
    <w:rsid w:val="002F0F45"/>
    <w:rsid w:val="002F14D2"/>
    <w:rsid w:val="002F1733"/>
    <w:rsid w:val="002F4248"/>
    <w:rsid w:val="002F7C6A"/>
    <w:rsid w:val="003011A3"/>
    <w:rsid w:val="0030296C"/>
    <w:rsid w:val="00305300"/>
    <w:rsid w:val="003065B1"/>
    <w:rsid w:val="003065BF"/>
    <w:rsid w:val="003067A0"/>
    <w:rsid w:val="00306965"/>
    <w:rsid w:val="00310DE9"/>
    <w:rsid w:val="003112E0"/>
    <w:rsid w:val="00311307"/>
    <w:rsid w:val="0031427B"/>
    <w:rsid w:val="00314D81"/>
    <w:rsid w:val="00314E04"/>
    <w:rsid w:val="003151ED"/>
    <w:rsid w:val="00316D24"/>
    <w:rsid w:val="00321F59"/>
    <w:rsid w:val="003237EC"/>
    <w:rsid w:val="00323959"/>
    <w:rsid w:val="00323B6D"/>
    <w:rsid w:val="0032484F"/>
    <w:rsid w:val="003277E9"/>
    <w:rsid w:val="00327FCB"/>
    <w:rsid w:val="003310F8"/>
    <w:rsid w:val="00334133"/>
    <w:rsid w:val="00335F21"/>
    <w:rsid w:val="003369DF"/>
    <w:rsid w:val="003403CA"/>
    <w:rsid w:val="00341CCE"/>
    <w:rsid w:val="00342267"/>
    <w:rsid w:val="003438C4"/>
    <w:rsid w:val="003439C7"/>
    <w:rsid w:val="00345E51"/>
    <w:rsid w:val="0034614A"/>
    <w:rsid w:val="003512AA"/>
    <w:rsid w:val="0035156C"/>
    <w:rsid w:val="00353B24"/>
    <w:rsid w:val="00354550"/>
    <w:rsid w:val="0035584B"/>
    <w:rsid w:val="00355CE3"/>
    <w:rsid w:val="00357F28"/>
    <w:rsid w:val="003620FC"/>
    <w:rsid w:val="0036237A"/>
    <w:rsid w:val="00364F48"/>
    <w:rsid w:val="00365A74"/>
    <w:rsid w:val="00371883"/>
    <w:rsid w:val="00372FCB"/>
    <w:rsid w:val="00373831"/>
    <w:rsid w:val="00374F1E"/>
    <w:rsid w:val="003754C6"/>
    <w:rsid w:val="00375FF3"/>
    <w:rsid w:val="00381075"/>
    <w:rsid w:val="003833FF"/>
    <w:rsid w:val="0038687F"/>
    <w:rsid w:val="00386C42"/>
    <w:rsid w:val="003900F0"/>
    <w:rsid w:val="0039055D"/>
    <w:rsid w:val="00393A74"/>
    <w:rsid w:val="00393BBA"/>
    <w:rsid w:val="003945FF"/>
    <w:rsid w:val="003978EA"/>
    <w:rsid w:val="003A1DD3"/>
    <w:rsid w:val="003A543F"/>
    <w:rsid w:val="003A5DF0"/>
    <w:rsid w:val="003A7085"/>
    <w:rsid w:val="003A78B0"/>
    <w:rsid w:val="003A7CCE"/>
    <w:rsid w:val="003B0B37"/>
    <w:rsid w:val="003B1013"/>
    <w:rsid w:val="003B2B8F"/>
    <w:rsid w:val="003B357E"/>
    <w:rsid w:val="003B4561"/>
    <w:rsid w:val="003B48FB"/>
    <w:rsid w:val="003B7962"/>
    <w:rsid w:val="003C1906"/>
    <w:rsid w:val="003C38FD"/>
    <w:rsid w:val="003C4C7F"/>
    <w:rsid w:val="003C67E8"/>
    <w:rsid w:val="003C7E73"/>
    <w:rsid w:val="003D054B"/>
    <w:rsid w:val="003D1D1B"/>
    <w:rsid w:val="003D22DC"/>
    <w:rsid w:val="003D358D"/>
    <w:rsid w:val="003D37E7"/>
    <w:rsid w:val="003D3990"/>
    <w:rsid w:val="003D4691"/>
    <w:rsid w:val="003D70AD"/>
    <w:rsid w:val="003D78B0"/>
    <w:rsid w:val="003E1F17"/>
    <w:rsid w:val="003E354C"/>
    <w:rsid w:val="003E47EA"/>
    <w:rsid w:val="003E5808"/>
    <w:rsid w:val="003E5A9B"/>
    <w:rsid w:val="003E5AE0"/>
    <w:rsid w:val="003E5E37"/>
    <w:rsid w:val="003E7A78"/>
    <w:rsid w:val="003E7A86"/>
    <w:rsid w:val="003E7DB8"/>
    <w:rsid w:val="003F17D5"/>
    <w:rsid w:val="003F1B67"/>
    <w:rsid w:val="003F2665"/>
    <w:rsid w:val="003F3AEE"/>
    <w:rsid w:val="003F5A9D"/>
    <w:rsid w:val="003F6897"/>
    <w:rsid w:val="003F7080"/>
    <w:rsid w:val="003F7FF5"/>
    <w:rsid w:val="00400778"/>
    <w:rsid w:val="00400FDE"/>
    <w:rsid w:val="00401248"/>
    <w:rsid w:val="00401A7E"/>
    <w:rsid w:val="00403803"/>
    <w:rsid w:val="00403F34"/>
    <w:rsid w:val="00404D9A"/>
    <w:rsid w:val="00404E1A"/>
    <w:rsid w:val="004068B6"/>
    <w:rsid w:val="00407F80"/>
    <w:rsid w:val="004100B2"/>
    <w:rsid w:val="0041233A"/>
    <w:rsid w:val="004126C3"/>
    <w:rsid w:val="00414914"/>
    <w:rsid w:val="004152C0"/>
    <w:rsid w:val="00416A7B"/>
    <w:rsid w:val="004170C0"/>
    <w:rsid w:val="00417C47"/>
    <w:rsid w:val="00422DF8"/>
    <w:rsid w:val="00424B48"/>
    <w:rsid w:val="004265F6"/>
    <w:rsid w:val="0042712F"/>
    <w:rsid w:val="00432E52"/>
    <w:rsid w:val="00434362"/>
    <w:rsid w:val="00435F4C"/>
    <w:rsid w:val="00436859"/>
    <w:rsid w:val="00437F04"/>
    <w:rsid w:val="0044185D"/>
    <w:rsid w:val="004439D0"/>
    <w:rsid w:val="00444C57"/>
    <w:rsid w:val="00444D04"/>
    <w:rsid w:val="00445EEC"/>
    <w:rsid w:val="00451281"/>
    <w:rsid w:val="0045320D"/>
    <w:rsid w:val="004547DB"/>
    <w:rsid w:val="004559AE"/>
    <w:rsid w:val="00457088"/>
    <w:rsid w:val="0045753A"/>
    <w:rsid w:val="00460E7F"/>
    <w:rsid w:val="00461A87"/>
    <w:rsid w:val="00461C72"/>
    <w:rsid w:val="0046270A"/>
    <w:rsid w:val="00462C66"/>
    <w:rsid w:val="0046355D"/>
    <w:rsid w:val="004675E3"/>
    <w:rsid w:val="00470461"/>
    <w:rsid w:val="00470BBA"/>
    <w:rsid w:val="00471262"/>
    <w:rsid w:val="004719BF"/>
    <w:rsid w:val="00472BAF"/>
    <w:rsid w:val="00472C78"/>
    <w:rsid w:val="00473332"/>
    <w:rsid w:val="0047660B"/>
    <w:rsid w:val="0048506A"/>
    <w:rsid w:val="004917AA"/>
    <w:rsid w:val="00494285"/>
    <w:rsid w:val="00497575"/>
    <w:rsid w:val="00497E5C"/>
    <w:rsid w:val="004A0098"/>
    <w:rsid w:val="004A05DE"/>
    <w:rsid w:val="004A47CA"/>
    <w:rsid w:val="004A547C"/>
    <w:rsid w:val="004A5E06"/>
    <w:rsid w:val="004B33FA"/>
    <w:rsid w:val="004B444C"/>
    <w:rsid w:val="004B7353"/>
    <w:rsid w:val="004C506A"/>
    <w:rsid w:val="004C60FF"/>
    <w:rsid w:val="004C7E06"/>
    <w:rsid w:val="004D2A17"/>
    <w:rsid w:val="004D46FE"/>
    <w:rsid w:val="004D4AC3"/>
    <w:rsid w:val="004E010C"/>
    <w:rsid w:val="004E19BD"/>
    <w:rsid w:val="004E24C4"/>
    <w:rsid w:val="004E3089"/>
    <w:rsid w:val="004E3C37"/>
    <w:rsid w:val="004E66EC"/>
    <w:rsid w:val="004F45D9"/>
    <w:rsid w:val="004F488B"/>
    <w:rsid w:val="004F4D9A"/>
    <w:rsid w:val="004F5A4C"/>
    <w:rsid w:val="004F6038"/>
    <w:rsid w:val="005008D6"/>
    <w:rsid w:val="0050434C"/>
    <w:rsid w:val="005104EF"/>
    <w:rsid w:val="005127EA"/>
    <w:rsid w:val="00513D0A"/>
    <w:rsid w:val="00517424"/>
    <w:rsid w:val="00521B48"/>
    <w:rsid w:val="005228E8"/>
    <w:rsid w:val="00523242"/>
    <w:rsid w:val="00523A35"/>
    <w:rsid w:val="00523F43"/>
    <w:rsid w:val="00526803"/>
    <w:rsid w:val="005279FA"/>
    <w:rsid w:val="0053044C"/>
    <w:rsid w:val="0053207B"/>
    <w:rsid w:val="0053414E"/>
    <w:rsid w:val="0053539C"/>
    <w:rsid w:val="00535D14"/>
    <w:rsid w:val="00537F06"/>
    <w:rsid w:val="00541493"/>
    <w:rsid w:val="005446FE"/>
    <w:rsid w:val="00546151"/>
    <w:rsid w:val="00550D52"/>
    <w:rsid w:val="005512D6"/>
    <w:rsid w:val="00551A60"/>
    <w:rsid w:val="005527A3"/>
    <w:rsid w:val="0055471B"/>
    <w:rsid w:val="005555EE"/>
    <w:rsid w:val="005562C9"/>
    <w:rsid w:val="00556415"/>
    <w:rsid w:val="005566F6"/>
    <w:rsid w:val="005619D8"/>
    <w:rsid w:val="00562A36"/>
    <w:rsid w:val="0056490E"/>
    <w:rsid w:val="00564AB2"/>
    <w:rsid w:val="00566175"/>
    <w:rsid w:val="00567359"/>
    <w:rsid w:val="00574619"/>
    <w:rsid w:val="00574B49"/>
    <w:rsid w:val="00574BA3"/>
    <w:rsid w:val="00575564"/>
    <w:rsid w:val="005759EE"/>
    <w:rsid w:val="00576303"/>
    <w:rsid w:val="00576784"/>
    <w:rsid w:val="005807EE"/>
    <w:rsid w:val="00580EB8"/>
    <w:rsid w:val="00582B19"/>
    <w:rsid w:val="00584075"/>
    <w:rsid w:val="00584C9D"/>
    <w:rsid w:val="00584E7B"/>
    <w:rsid w:val="00585D73"/>
    <w:rsid w:val="00590B4B"/>
    <w:rsid w:val="00590E5C"/>
    <w:rsid w:val="00591D59"/>
    <w:rsid w:val="005951C7"/>
    <w:rsid w:val="00595554"/>
    <w:rsid w:val="005956F3"/>
    <w:rsid w:val="00595AB4"/>
    <w:rsid w:val="005A03E5"/>
    <w:rsid w:val="005A379A"/>
    <w:rsid w:val="005B009E"/>
    <w:rsid w:val="005B5FB2"/>
    <w:rsid w:val="005B66AE"/>
    <w:rsid w:val="005B77AF"/>
    <w:rsid w:val="005C2353"/>
    <w:rsid w:val="005C3A95"/>
    <w:rsid w:val="005C4EC2"/>
    <w:rsid w:val="005C51E7"/>
    <w:rsid w:val="005C5A63"/>
    <w:rsid w:val="005C5EB0"/>
    <w:rsid w:val="005C61EC"/>
    <w:rsid w:val="005C669C"/>
    <w:rsid w:val="005C77F2"/>
    <w:rsid w:val="005D1391"/>
    <w:rsid w:val="005D2974"/>
    <w:rsid w:val="005D2DC3"/>
    <w:rsid w:val="005D3EDD"/>
    <w:rsid w:val="005D7249"/>
    <w:rsid w:val="005D73A8"/>
    <w:rsid w:val="005D7E61"/>
    <w:rsid w:val="005E0A68"/>
    <w:rsid w:val="005E0AAB"/>
    <w:rsid w:val="005E1BE0"/>
    <w:rsid w:val="005E2C4B"/>
    <w:rsid w:val="005E32B5"/>
    <w:rsid w:val="005E3748"/>
    <w:rsid w:val="005E4009"/>
    <w:rsid w:val="005E411C"/>
    <w:rsid w:val="005F4641"/>
    <w:rsid w:val="005F5AD7"/>
    <w:rsid w:val="005F6929"/>
    <w:rsid w:val="005F7302"/>
    <w:rsid w:val="006043A8"/>
    <w:rsid w:val="00604940"/>
    <w:rsid w:val="00604CB1"/>
    <w:rsid w:val="00605246"/>
    <w:rsid w:val="00607245"/>
    <w:rsid w:val="00607E84"/>
    <w:rsid w:val="00610649"/>
    <w:rsid w:val="00611584"/>
    <w:rsid w:val="00612292"/>
    <w:rsid w:val="0061376A"/>
    <w:rsid w:val="006165BB"/>
    <w:rsid w:val="00617B2A"/>
    <w:rsid w:val="00622517"/>
    <w:rsid w:val="006230C3"/>
    <w:rsid w:val="00623AA7"/>
    <w:rsid w:val="00624240"/>
    <w:rsid w:val="0063008C"/>
    <w:rsid w:val="006301DC"/>
    <w:rsid w:val="00642026"/>
    <w:rsid w:val="0064219C"/>
    <w:rsid w:val="0064456B"/>
    <w:rsid w:val="00646DAD"/>
    <w:rsid w:val="00646F8A"/>
    <w:rsid w:val="006537D5"/>
    <w:rsid w:val="00656A01"/>
    <w:rsid w:val="0065797C"/>
    <w:rsid w:val="006603DF"/>
    <w:rsid w:val="0066069C"/>
    <w:rsid w:val="0066174B"/>
    <w:rsid w:val="00661C46"/>
    <w:rsid w:val="00665645"/>
    <w:rsid w:val="0066601B"/>
    <w:rsid w:val="00666AA6"/>
    <w:rsid w:val="00666DA6"/>
    <w:rsid w:val="00671949"/>
    <w:rsid w:val="00671BDD"/>
    <w:rsid w:val="0067215D"/>
    <w:rsid w:val="006726B0"/>
    <w:rsid w:val="006737EC"/>
    <w:rsid w:val="00674C2B"/>
    <w:rsid w:val="00676A7D"/>
    <w:rsid w:val="00676A80"/>
    <w:rsid w:val="00677886"/>
    <w:rsid w:val="00677FC0"/>
    <w:rsid w:val="00680323"/>
    <w:rsid w:val="0068047C"/>
    <w:rsid w:val="006811A0"/>
    <w:rsid w:val="0068505F"/>
    <w:rsid w:val="00690B84"/>
    <w:rsid w:val="00691F22"/>
    <w:rsid w:val="006921CA"/>
    <w:rsid w:val="0069458F"/>
    <w:rsid w:val="00694899"/>
    <w:rsid w:val="00694C76"/>
    <w:rsid w:val="006977FE"/>
    <w:rsid w:val="006B0050"/>
    <w:rsid w:val="006B029F"/>
    <w:rsid w:val="006B0530"/>
    <w:rsid w:val="006B173C"/>
    <w:rsid w:val="006B2F33"/>
    <w:rsid w:val="006B69F8"/>
    <w:rsid w:val="006C0938"/>
    <w:rsid w:val="006C12D8"/>
    <w:rsid w:val="006C1707"/>
    <w:rsid w:val="006C4156"/>
    <w:rsid w:val="006C5C84"/>
    <w:rsid w:val="006C6F9B"/>
    <w:rsid w:val="006C70FD"/>
    <w:rsid w:val="006D3E83"/>
    <w:rsid w:val="006D59E7"/>
    <w:rsid w:val="006D7526"/>
    <w:rsid w:val="006E2B2E"/>
    <w:rsid w:val="006E5528"/>
    <w:rsid w:val="006E5841"/>
    <w:rsid w:val="006F024F"/>
    <w:rsid w:val="006F0BD0"/>
    <w:rsid w:val="006F0BE6"/>
    <w:rsid w:val="006F12A7"/>
    <w:rsid w:val="006F1929"/>
    <w:rsid w:val="006F4C42"/>
    <w:rsid w:val="006F7C77"/>
    <w:rsid w:val="00700359"/>
    <w:rsid w:val="0070252A"/>
    <w:rsid w:val="00702AD6"/>
    <w:rsid w:val="00703F1D"/>
    <w:rsid w:val="00705D5E"/>
    <w:rsid w:val="00706D78"/>
    <w:rsid w:val="00706E56"/>
    <w:rsid w:val="0071241E"/>
    <w:rsid w:val="00713319"/>
    <w:rsid w:val="00721683"/>
    <w:rsid w:val="00723A30"/>
    <w:rsid w:val="0072449D"/>
    <w:rsid w:val="00730819"/>
    <w:rsid w:val="007336A3"/>
    <w:rsid w:val="007336AA"/>
    <w:rsid w:val="007402F1"/>
    <w:rsid w:val="007424E7"/>
    <w:rsid w:val="00743E8A"/>
    <w:rsid w:val="007451C5"/>
    <w:rsid w:val="00746AA5"/>
    <w:rsid w:val="0074782D"/>
    <w:rsid w:val="00750A97"/>
    <w:rsid w:val="00750FD6"/>
    <w:rsid w:val="0075228A"/>
    <w:rsid w:val="007559E1"/>
    <w:rsid w:val="00757174"/>
    <w:rsid w:val="007572AA"/>
    <w:rsid w:val="0076052B"/>
    <w:rsid w:val="00761252"/>
    <w:rsid w:val="00761355"/>
    <w:rsid w:val="00761E18"/>
    <w:rsid w:val="00761F0C"/>
    <w:rsid w:val="00762AC1"/>
    <w:rsid w:val="00764115"/>
    <w:rsid w:val="0076486B"/>
    <w:rsid w:val="00767068"/>
    <w:rsid w:val="00770EB8"/>
    <w:rsid w:val="00771CE6"/>
    <w:rsid w:val="007754E9"/>
    <w:rsid w:val="00776868"/>
    <w:rsid w:val="00777F42"/>
    <w:rsid w:val="00777F9F"/>
    <w:rsid w:val="00780B09"/>
    <w:rsid w:val="00781991"/>
    <w:rsid w:val="00781A57"/>
    <w:rsid w:val="0078264F"/>
    <w:rsid w:val="00783D8A"/>
    <w:rsid w:val="00785898"/>
    <w:rsid w:val="0079106E"/>
    <w:rsid w:val="0079248B"/>
    <w:rsid w:val="007938F9"/>
    <w:rsid w:val="007956AF"/>
    <w:rsid w:val="007960BD"/>
    <w:rsid w:val="0079685C"/>
    <w:rsid w:val="00796A76"/>
    <w:rsid w:val="007A2F80"/>
    <w:rsid w:val="007A3D78"/>
    <w:rsid w:val="007A4752"/>
    <w:rsid w:val="007B196F"/>
    <w:rsid w:val="007B2BE3"/>
    <w:rsid w:val="007B2F35"/>
    <w:rsid w:val="007B3387"/>
    <w:rsid w:val="007B3399"/>
    <w:rsid w:val="007B3B54"/>
    <w:rsid w:val="007B4603"/>
    <w:rsid w:val="007B4684"/>
    <w:rsid w:val="007B6A7F"/>
    <w:rsid w:val="007C033D"/>
    <w:rsid w:val="007C0B47"/>
    <w:rsid w:val="007C30A1"/>
    <w:rsid w:val="007C3A6E"/>
    <w:rsid w:val="007C58E6"/>
    <w:rsid w:val="007C75B4"/>
    <w:rsid w:val="007D4C6C"/>
    <w:rsid w:val="007D6677"/>
    <w:rsid w:val="007D73EF"/>
    <w:rsid w:val="007D7C45"/>
    <w:rsid w:val="007E0839"/>
    <w:rsid w:val="007E1F25"/>
    <w:rsid w:val="007E2199"/>
    <w:rsid w:val="007E3158"/>
    <w:rsid w:val="007E3A1E"/>
    <w:rsid w:val="007F0987"/>
    <w:rsid w:val="007F11D6"/>
    <w:rsid w:val="007F3D11"/>
    <w:rsid w:val="007F50E3"/>
    <w:rsid w:val="00801ECE"/>
    <w:rsid w:val="008020A7"/>
    <w:rsid w:val="008034A9"/>
    <w:rsid w:val="00805F8C"/>
    <w:rsid w:val="00807FD0"/>
    <w:rsid w:val="00810AB3"/>
    <w:rsid w:val="0081574E"/>
    <w:rsid w:val="008165FC"/>
    <w:rsid w:val="00816B6A"/>
    <w:rsid w:val="008175BC"/>
    <w:rsid w:val="00821315"/>
    <w:rsid w:val="008216D1"/>
    <w:rsid w:val="00823A6E"/>
    <w:rsid w:val="00824295"/>
    <w:rsid w:val="0082739F"/>
    <w:rsid w:val="008322BA"/>
    <w:rsid w:val="008340AC"/>
    <w:rsid w:val="00837226"/>
    <w:rsid w:val="00837E2B"/>
    <w:rsid w:val="00840698"/>
    <w:rsid w:val="008420BC"/>
    <w:rsid w:val="0084392D"/>
    <w:rsid w:val="00843F99"/>
    <w:rsid w:val="0084462F"/>
    <w:rsid w:val="00845D89"/>
    <w:rsid w:val="008469D0"/>
    <w:rsid w:val="00846A5E"/>
    <w:rsid w:val="00851FFA"/>
    <w:rsid w:val="00852AD6"/>
    <w:rsid w:val="00854C56"/>
    <w:rsid w:val="00855902"/>
    <w:rsid w:val="00855B0A"/>
    <w:rsid w:val="00856FF9"/>
    <w:rsid w:val="00860221"/>
    <w:rsid w:val="00861F19"/>
    <w:rsid w:val="00864AE1"/>
    <w:rsid w:val="00865A0C"/>
    <w:rsid w:val="00865EAD"/>
    <w:rsid w:val="00867366"/>
    <w:rsid w:val="008676BD"/>
    <w:rsid w:val="008706C0"/>
    <w:rsid w:val="00871986"/>
    <w:rsid w:val="00871AA6"/>
    <w:rsid w:val="00871DD4"/>
    <w:rsid w:val="00872C9D"/>
    <w:rsid w:val="008762B0"/>
    <w:rsid w:val="00876A25"/>
    <w:rsid w:val="008777DA"/>
    <w:rsid w:val="008803CD"/>
    <w:rsid w:val="00883630"/>
    <w:rsid w:val="00885F11"/>
    <w:rsid w:val="00890DF0"/>
    <w:rsid w:val="00891BEB"/>
    <w:rsid w:val="008921DF"/>
    <w:rsid w:val="008930FD"/>
    <w:rsid w:val="00893EEE"/>
    <w:rsid w:val="008944A9"/>
    <w:rsid w:val="008955C0"/>
    <w:rsid w:val="0089618E"/>
    <w:rsid w:val="00896C8F"/>
    <w:rsid w:val="00897542"/>
    <w:rsid w:val="008A0F67"/>
    <w:rsid w:val="008A14EE"/>
    <w:rsid w:val="008A2216"/>
    <w:rsid w:val="008A5BDF"/>
    <w:rsid w:val="008A6080"/>
    <w:rsid w:val="008A6E81"/>
    <w:rsid w:val="008B0EF2"/>
    <w:rsid w:val="008B3834"/>
    <w:rsid w:val="008C0A16"/>
    <w:rsid w:val="008C0E19"/>
    <w:rsid w:val="008C224F"/>
    <w:rsid w:val="008C3845"/>
    <w:rsid w:val="008C4FC8"/>
    <w:rsid w:val="008C5FAF"/>
    <w:rsid w:val="008C70DA"/>
    <w:rsid w:val="008C78FA"/>
    <w:rsid w:val="008D0DA1"/>
    <w:rsid w:val="008D2398"/>
    <w:rsid w:val="008D2A72"/>
    <w:rsid w:val="008D30EC"/>
    <w:rsid w:val="008D42B0"/>
    <w:rsid w:val="008D51D8"/>
    <w:rsid w:val="008D5418"/>
    <w:rsid w:val="008D5DDB"/>
    <w:rsid w:val="008D63FA"/>
    <w:rsid w:val="008D6404"/>
    <w:rsid w:val="008D6D8A"/>
    <w:rsid w:val="008E0A2A"/>
    <w:rsid w:val="008E1B78"/>
    <w:rsid w:val="008E275A"/>
    <w:rsid w:val="008E39EE"/>
    <w:rsid w:val="008E5447"/>
    <w:rsid w:val="008F1CDB"/>
    <w:rsid w:val="008F2473"/>
    <w:rsid w:val="008F29AD"/>
    <w:rsid w:val="008F2CCC"/>
    <w:rsid w:val="008F2CDB"/>
    <w:rsid w:val="008F2F73"/>
    <w:rsid w:val="008F368C"/>
    <w:rsid w:val="008F3C71"/>
    <w:rsid w:val="008F5602"/>
    <w:rsid w:val="008F66AC"/>
    <w:rsid w:val="008F678E"/>
    <w:rsid w:val="008F7F82"/>
    <w:rsid w:val="00900020"/>
    <w:rsid w:val="00900653"/>
    <w:rsid w:val="00900A8D"/>
    <w:rsid w:val="00901336"/>
    <w:rsid w:val="00901F5A"/>
    <w:rsid w:val="009058C5"/>
    <w:rsid w:val="00905E86"/>
    <w:rsid w:val="00911538"/>
    <w:rsid w:val="009120C5"/>
    <w:rsid w:val="009122E9"/>
    <w:rsid w:val="00914EEF"/>
    <w:rsid w:val="00915988"/>
    <w:rsid w:val="0092044D"/>
    <w:rsid w:val="00922E7D"/>
    <w:rsid w:val="009233DF"/>
    <w:rsid w:val="009234E7"/>
    <w:rsid w:val="009247B5"/>
    <w:rsid w:val="009252E2"/>
    <w:rsid w:val="0092681F"/>
    <w:rsid w:val="009279C3"/>
    <w:rsid w:val="00927E5C"/>
    <w:rsid w:val="00930B44"/>
    <w:rsid w:val="00930C36"/>
    <w:rsid w:val="00933452"/>
    <w:rsid w:val="009334A3"/>
    <w:rsid w:val="00935D19"/>
    <w:rsid w:val="00936319"/>
    <w:rsid w:val="00941CDD"/>
    <w:rsid w:val="00945894"/>
    <w:rsid w:val="00947424"/>
    <w:rsid w:val="00947BEB"/>
    <w:rsid w:val="00951195"/>
    <w:rsid w:val="00954868"/>
    <w:rsid w:val="00955CED"/>
    <w:rsid w:val="0095624B"/>
    <w:rsid w:val="009606E5"/>
    <w:rsid w:val="00960CB7"/>
    <w:rsid w:val="009610E0"/>
    <w:rsid w:val="00961BE7"/>
    <w:rsid w:val="0096270F"/>
    <w:rsid w:val="00962775"/>
    <w:rsid w:val="00962F3D"/>
    <w:rsid w:val="00966DD3"/>
    <w:rsid w:val="009713D3"/>
    <w:rsid w:val="009732DE"/>
    <w:rsid w:val="009750B2"/>
    <w:rsid w:val="009806DF"/>
    <w:rsid w:val="009817BC"/>
    <w:rsid w:val="00981801"/>
    <w:rsid w:val="0098238B"/>
    <w:rsid w:val="0098277D"/>
    <w:rsid w:val="00983290"/>
    <w:rsid w:val="00985D51"/>
    <w:rsid w:val="00987A44"/>
    <w:rsid w:val="009900BF"/>
    <w:rsid w:val="009929A2"/>
    <w:rsid w:val="0099496E"/>
    <w:rsid w:val="00996DEC"/>
    <w:rsid w:val="00997B11"/>
    <w:rsid w:val="009A1906"/>
    <w:rsid w:val="009A2CF2"/>
    <w:rsid w:val="009A33ED"/>
    <w:rsid w:val="009A3567"/>
    <w:rsid w:val="009A7D67"/>
    <w:rsid w:val="009A7EA1"/>
    <w:rsid w:val="009B043F"/>
    <w:rsid w:val="009B0A4D"/>
    <w:rsid w:val="009B0A65"/>
    <w:rsid w:val="009B0DE2"/>
    <w:rsid w:val="009B1A2A"/>
    <w:rsid w:val="009B527B"/>
    <w:rsid w:val="009B54B2"/>
    <w:rsid w:val="009B66D2"/>
    <w:rsid w:val="009C206A"/>
    <w:rsid w:val="009C2762"/>
    <w:rsid w:val="009C33A3"/>
    <w:rsid w:val="009C3CFE"/>
    <w:rsid w:val="009C3FEF"/>
    <w:rsid w:val="009C48EE"/>
    <w:rsid w:val="009C64E2"/>
    <w:rsid w:val="009C6925"/>
    <w:rsid w:val="009D09AC"/>
    <w:rsid w:val="009D0E33"/>
    <w:rsid w:val="009D2756"/>
    <w:rsid w:val="009D3CC1"/>
    <w:rsid w:val="009D630D"/>
    <w:rsid w:val="009D6CC0"/>
    <w:rsid w:val="009D6D7C"/>
    <w:rsid w:val="009D7017"/>
    <w:rsid w:val="009D7AD1"/>
    <w:rsid w:val="009E0473"/>
    <w:rsid w:val="009E2CAB"/>
    <w:rsid w:val="009E46C9"/>
    <w:rsid w:val="009E4939"/>
    <w:rsid w:val="009E4A24"/>
    <w:rsid w:val="009E4E54"/>
    <w:rsid w:val="009E593B"/>
    <w:rsid w:val="009E5BFB"/>
    <w:rsid w:val="009E5CE7"/>
    <w:rsid w:val="009E76CA"/>
    <w:rsid w:val="009F200C"/>
    <w:rsid w:val="009F27DA"/>
    <w:rsid w:val="009F37F1"/>
    <w:rsid w:val="009F4E13"/>
    <w:rsid w:val="009F7A77"/>
    <w:rsid w:val="00A00524"/>
    <w:rsid w:val="00A033BB"/>
    <w:rsid w:val="00A047D9"/>
    <w:rsid w:val="00A05F07"/>
    <w:rsid w:val="00A06FFC"/>
    <w:rsid w:val="00A078BD"/>
    <w:rsid w:val="00A102FB"/>
    <w:rsid w:val="00A10392"/>
    <w:rsid w:val="00A10AA8"/>
    <w:rsid w:val="00A12248"/>
    <w:rsid w:val="00A132FA"/>
    <w:rsid w:val="00A1421F"/>
    <w:rsid w:val="00A14668"/>
    <w:rsid w:val="00A17DA0"/>
    <w:rsid w:val="00A2072B"/>
    <w:rsid w:val="00A21FDB"/>
    <w:rsid w:val="00A221E0"/>
    <w:rsid w:val="00A2223E"/>
    <w:rsid w:val="00A24484"/>
    <w:rsid w:val="00A24800"/>
    <w:rsid w:val="00A25A16"/>
    <w:rsid w:val="00A27174"/>
    <w:rsid w:val="00A27AFC"/>
    <w:rsid w:val="00A31219"/>
    <w:rsid w:val="00A33F5E"/>
    <w:rsid w:val="00A34D6A"/>
    <w:rsid w:val="00A368EC"/>
    <w:rsid w:val="00A4138F"/>
    <w:rsid w:val="00A42265"/>
    <w:rsid w:val="00A4289E"/>
    <w:rsid w:val="00A44226"/>
    <w:rsid w:val="00A44CC6"/>
    <w:rsid w:val="00A44FBD"/>
    <w:rsid w:val="00A451DA"/>
    <w:rsid w:val="00A454BD"/>
    <w:rsid w:val="00A455D7"/>
    <w:rsid w:val="00A45B93"/>
    <w:rsid w:val="00A4671A"/>
    <w:rsid w:val="00A47A8E"/>
    <w:rsid w:val="00A47CD2"/>
    <w:rsid w:val="00A5133C"/>
    <w:rsid w:val="00A523C5"/>
    <w:rsid w:val="00A5271B"/>
    <w:rsid w:val="00A53F89"/>
    <w:rsid w:val="00A54B25"/>
    <w:rsid w:val="00A54E2D"/>
    <w:rsid w:val="00A55397"/>
    <w:rsid w:val="00A56B4E"/>
    <w:rsid w:val="00A61A8B"/>
    <w:rsid w:val="00A66EE7"/>
    <w:rsid w:val="00A70410"/>
    <w:rsid w:val="00A70EE0"/>
    <w:rsid w:val="00A73B60"/>
    <w:rsid w:val="00A7449E"/>
    <w:rsid w:val="00A74A8F"/>
    <w:rsid w:val="00A764E9"/>
    <w:rsid w:val="00A773FE"/>
    <w:rsid w:val="00A77F16"/>
    <w:rsid w:val="00A804DE"/>
    <w:rsid w:val="00A805D3"/>
    <w:rsid w:val="00A8413C"/>
    <w:rsid w:val="00A851A8"/>
    <w:rsid w:val="00A92A75"/>
    <w:rsid w:val="00A92D04"/>
    <w:rsid w:val="00A94DD4"/>
    <w:rsid w:val="00A979C3"/>
    <w:rsid w:val="00AA0523"/>
    <w:rsid w:val="00AA0DCA"/>
    <w:rsid w:val="00AA0F1C"/>
    <w:rsid w:val="00AA37CF"/>
    <w:rsid w:val="00AA6B2C"/>
    <w:rsid w:val="00AB0192"/>
    <w:rsid w:val="00AB2669"/>
    <w:rsid w:val="00AB26C0"/>
    <w:rsid w:val="00AB2A87"/>
    <w:rsid w:val="00AB6465"/>
    <w:rsid w:val="00AB66C2"/>
    <w:rsid w:val="00AB70A9"/>
    <w:rsid w:val="00AB753B"/>
    <w:rsid w:val="00AB7686"/>
    <w:rsid w:val="00AC486A"/>
    <w:rsid w:val="00AC6A40"/>
    <w:rsid w:val="00AD0DFC"/>
    <w:rsid w:val="00AD1538"/>
    <w:rsid w:val="00AD22A4"/>
    <w:rsid w:val="00AD4B46"/>
    <w:rsid w:val="00AD5035"/>
    <w:rsid w:val="00AD7E97"/>
    <w:rsid w:val="00AE13DC"/>
    <w:rsid w:val="00AE15C1"/>
    <w:rsid w:val="00AE265B"/>
    <w:rsid w:val="00AE3129"/>
    <w:rsid w:val="00AE345B"/>
    <w:rsid w:val="00AE3AEA"/>
    <w:rsid w:val="00AE3B25"/>
    <w:rsid w:val="00AE4D02"/>
    <w:rsid w:val="00AE6336"/>
    <w:rsid w:val="00AE727B"/>
    <w:rsid w:val="00AF0857"/>
    <w:rsid w:val="00AF23DA"/>
    <w:rsid w:val="00AF2BEA"/>
    <w:rsid w:val="00AF61FE"/>
    <w:rsid w:val="00AF6959"/>
    <w:rsid w:val="00AF7671"/>
    <w:rsid w:val="00AF76CD"/>
    <w:rsid w:val="00AF7AAD"/>
    <w:rsid w:val="00AF7D7D"/>
    <w:rsid w:val="00B008C6"/>
    <w:rsid w:val="00B02AAD"/>
    <w:rsid w:val="00B05630"/>
    <w:rsid w:val="00B07AD1"/>
    <w:rsid w:val="00B07C6B"/>
    <w:rsid w:val="00B1031A"/>
    <w:rsid w:val="00B10922"/>
    <w:rsid w:val="00B14631"/>
    <w:rsid w:val="00B16ABD"/>
    <w:rsid w:val="00B17AC4"/>
    <w:rsid w:val="00B201C8"/>
    <w:rsid w:val="00B2231E"/>
    <w:rsid w:val="00B22D2D"/>
    <w:rsid w:val="00B23872"/>
    <w:rsid w:val="00B267E8"/>
    <w:rsid w:val="00B26D84"/>
    <w:rsid w:val="00B2708C"/>
    <w:rsid w:val="00B325D1"/>
    <w:rsid w:val="00B367F2"/>
    <w:rsid w:val="00B37362"/>
    <w:rsid w:val="00B41159"/>
    <w:rsid w:val="00B4430D"/>
    <w:rsid w:val="00B446ED"/>
    <w:rsid w:val="00B46CC1"/>
    <w:rsid w:val="00B477CC"/>
    <w:rsid w:val="00B47AD9"/>
    <w:rsid w:val="00B502C3"/>
    <w:rsid w:val="00B51C90"/>
    <w:rsid w:val="00B5432B"/>
    <w:rsid w:val="00B557CB"/>
    <w:rsid w:val="00B575E9"/>
    <w:rsid w:val="00B62A91"/>
    <w:rsid w:val="00B631F7"/>
    <w:rsid w:val="00B64A21"/>
    <w:rsid w:val="00B6644A"/>
    <w:rsid w:val="00B71495"/>
    <w:rsid w:val="00B73E4F"/>
    <w:rsid w:val="00B749F2"/>
    <w:rsid w:val="00B81449"/>
    <w:rsid w:val="00B81D08"/>
    <w:rsid w:val="00B84288"/>
    <w:rsid w:val="00B901ED"/>
    <w:rsid w:val="00B9048D"/>
    <w:rsid w:val="00B908F1"/>
    <w:rsid w:val="00B918F8"/>
    <w:rsid w:val="00B92585"/>
    <w:rsid w:val="00B94520"/>
    <w:rsid w:val="00B947B8"/>
    <w:rsid w:val="00B95E1A"/>
    <w:rsid w:val="00BA22E7"/>
    <w:rsid w:val="00BA4015"/>
    <w:rsid w:val="00BB0A48"/>
    <w:rsid w:val="00BB1C81"/>
    <w:rsid w:val="00BB3E8C"/>
    <w:rsid w:val="00BB4D4F"/>
    <w:rsid w:val="00BB4EB3"/>
    <w:rsid w:val="00BB5F88"/>
    <w:rsid w:val="00BB6833"/>
    <w:rsid w:val="00BB709F"/>
    <w:rsid w:val="00BB70AB"/>
    <w:rsid w:val="00BC24BF"/>
    <w:rsid w:val="00BC2D6E"/>
    <w:rsid w:val="00BC2DF1"/>
    <w:rsid w:val="00BC33CD"/>
    <w:rsid w:val="00BC4C39"/>
    <w:rsid w:val="00BC5F29"/>
    <w:rsid w:val="00BC71A4"/>
    <w:rsid w:val="00BC7CC7"/>
    <w:rsid w:val="00BD19DC"/>
    <w:rsid w:val="00BD1D27"/>
    <w:rsid w:val="00BD3DEB"/>
    <w:rsid w:val="00BD4E5D"/>
    <w:rsid w:val="00BE03F7"/>
    <w:rsid w:val="00BE14B8"/>
    <w:rsid w:val="00BE5AE0"/>
    <w:rsid w:val="00BE7C2D"/>
    <w:rsid w:val="00BE7EB9"/>
    <w:rsid w:val="00BF0006"/>
    <w:rsid w:val="00BF0321"/>
    <w:rsid w:val="00BF44FE"/>
    <w:rsid w:val="00BF5DC4"/>
    <w:rsid w:val="00BF6EC5"/>
    <w:rsid w:val="00BF7D28"/>
    <w:rsid w:val="00C02B79"/>
    <w:rsid w:val="00C03DCC"/>
    <w:rsid w:val="00C04903"/>
    <w:rsid w:val="00C051A7"/>
    <w:rsid w:val="00C0775C"/>
    <w:rsid w:val="00C10A96"/>
    <w:rsid w:val="00C12E70"/>
    <w:rsid w:val="00C13CB4"/>
    <w:rsid w:val="00C163B8"/>
    <w:rsid w:val="00C2134F"/>
    <w:rsid w:val="00C21462"/>
    <w:rsid w:val="00C215BD"/>
    <w:rsid w:val="00C225D5"/>
    <w:rsid w:val="00C2268A"/>
    <w:rsid w:val="00C2330A"/>
    <w:rsid w:val="00C23FC6"/>
    <w:rsid w:val="00C25895"/>
    <w:rsid w:val="00C26F27"/>
    <w:rsid w:val="00C2767A"/>
    <w:rsid w:val="00C321E5"/>
    <w:rsid w:val="00C362BB"/>
    <w:rsid w:val="00C3664A"/>
    <w:rsid w:val="00C36C12"/>
    <w:rsid w:val="00C3722C"/>
    <w:rsid w:val="00C37BD3"/>
    <w:rsid w:val="00C4055B"/>
    <w:rsid w:val="00C41B35"/>
    <w:rsid w:val="00C41D8C"/>
    <w:rsid w:val="00C4243A"/>
    <w:rsid w:val="00C43C3B"/>
    <w:rsid w:val="00C500DF"/>
    <w:rsid w:val="00C517BA"/>
    <w:rsid w:val="00C51DEC"/>
    <w:rsid w:val="00C5279E"/>
    <w:rsid w:val="00C54184"/>
    <w:rsid w:val="00C54632"/>
    <w:rsid w:val="00C549A2"/>
    <w:rsid w:val="00C554BE"/>
    <w:rsid w:val="00C5703B"/>
    <w:rsid w:val="00C5761A"/>
    <w:rsid w:val="00C60CF4"/>
    <w:rsid w:val="00C62493"/>
    <w:rsid w:val="00C633AD"/>
    <w:rsid w:val="00C640B5"/>
    <w:rsid w:val="00C64334"/>
    <w:rsid w:val="00C647B5"/>
    <w:rsid w:val="00C64F39"/>
    <w:rsid w:val="00C65768"/>
    <w:rsid w:val="00C65FDB"/>
    <w:rsid w:val="00C70DF0"/>
    <w:rsid w:val="00C715DF"/>
    <w:rsid w:val="00C7313D"/>
    <w:rsid w:val="00C756BB"/>
    <w:rsid w:val="00C76535"/>
    <w:rsid w:val="00C7747F"/>
    <w:rsid w:val="00C7789D"/>
    <w:rsid w:val="00C77CE4"/>
    <w:rsid w:val="00C80040"/>
    <w:rsid w:val="00C80667"/>
    <w:rsid w:val="00C80B81"/>
    <w:rsid w:val="00C8157D"/>
    <w:rsid w:val="00C820BD"/>
    <w:rsid w:val="00C8582F"/>
    <w:rsid w:val="00C87966"/>
    <w:rsid w:val="00C91F8B"/>
    <w:rsid w:val="00C931DA"/>
    <w:rsid w:val="00C9342B"/>
    <w:rsid w:val="00C94691"/>
    <w:rsid w:val="00C96536"/>
    <w:rsid w:val="00C97ED5"/>
    <w:rsid w:val="00CA1E57"/>
    <w:rsid w:val="00CA1E6B"/>
    <w:rsid w:val="00CA2002"/>
    <w:rsid w:val="00CA2961"/>
    <w:rsid w:val="00CA338A"/>
    <w:rsid w:val="00CA44F2"/>
    <w:rsid w:val="00CA46CF"/>
    <w:rsid w:val="00CA784A"/>
    <w:rsid w:val="00CA7AEE"/>
    <w:rsid w:val="00CB092C"/>
    <w:rsid w:val="00CB1AE5"/>
    <w:rsid w:val="00CB23ED"/>
    <w:rsid w:val="00CB2944"/>
    <w:rsid w:val="00CB426D"/>
    <w:rsid w:val="00CB581C"/>
    <w:rsid w:val="00CB5AF4"/>
    <w:rsid w:val="00CB78CC"/>
    <w:rsid w:val="00CC0029"/>
    <w:rsid w:val="00CC05CA"/>
    <w:rsid w:val="00CC1432"/>
    <w:rsid w:val="00CC2890"/>
    <w:rsid w:val="00CC2A82"/>
    <w:rsid w:val="00CC554B"/>
    <w:rsid w:val="00CC6FD4"/>
    <w:rsid w:val="00CC7F6B"/>
    <w:rsid w:val="00CD3E24"/>
    <w:rsid w:val="00CD3ED2"/>
    <w:rsid w:val="00CD41B8"/>
    <w:rsid w:val="00CD47EE"/>
    <w:rsid w:val="00CD535E"/>
    <w:rsid w:val="00CD5B5B"/>
    <w:rsid w:val="00CD68D5"/>
    <w:rsid w:val="00CE05E4"/>
    <w:rsid w:val="00CE1240"/>
    <w:rsid w:val="00CE565B"/>
    <w:rsid w:val="00CE5738"/>
    <w:rsid w:val="00CE62FD"/>
    <w:rsid w:val="00CE6384"/>
    <w:rsid w:val="00CE7C38"/>
    <w:rsid w:val="00CF11BB"/>
    <w:rsid w:val="00CF14D5"/>
    <w:rsid w:val="00CF2943"/>
    <w:rsid w:val="00CF4B86"/>
    <w:rsid w:val="00CF550D"/>
    <w:rsid w:val="00CF6C16"/>
    <w:rsid w:val="00CF704A"/>
    <w:rsid w:val="00CF7E43"/>
    <w:rsid w:val="00D04295"/>
    <w:rsid w:val="00D056A6"/>
    <w:rsid w:val="00D061C9"/>
    <w:rsid w:val="00D07C31"/>
    <w:rsid w:val="00D1229B"/>
    <w:rsid w:val="00D13606"/>
    <w:rsid w:val="00D160F4"/>
    <w:rsid w:val="00D16CC5"/>
    <w:rsid w:val="00D17DA1"/>
    <w:rsid w:val="00D20F05"/>
    <w:rsid w:val="00D21F02"/>
    <w:rsid w:val="00D23D9A"/>
    <w:rsid w:val="00D253FD"/>
    <w:rsid w:val="00D2623D"/>
    <w:rsid w:val="00D26247"/>
    <w:rsid w:val="00D26CCE"/>
    <w:rsid w:val="00D302ED"/>
    <w:rsid w:val="00D30771"/>
    <w:rsid w:val="00D30F2A"/>
    <w:rsid w:val="00D3135C"/>
    <w:rsid w:val="00D323E4"/>
    <w:rsid w:val="00D33CDC"/>
    <w:rsid w:val="00D359B3"/>
    <w:rsid w:val="00D40506"/>
    <w:rsid w:val="00D4123D"/>
    <w:rsid w:val="00D4124E"/>
    <w:rsid w:val="00D41F67"/>
    <w:rsid w:val="00D4233D"/>
    <w:rsid w:val="00D44107"/>
    <w:rsid w:val="00D458BC"/>
    <w:rsid w:val="00D45E0D"/>
    <w:rsid w:val="00D46280"/>
    <w:rsid w:val="00D479B1"/>
    <w:rsid w:val="00D50954"/>
    <w:rsid w:val="00D52D9C"/>
    <w:rsid w:val="00D53CDE"/>
    <w:rsid w:val="00D53E82"/>
    <w:rsid w:val="00D549CF"/>
    <w:rsid w:val="00D614A6"/>
    <w:rsid w:val="00D624C3"/>
    <w:rsid w:val="00D6473C"/>
    <w:rsid w:val="00D64803"/>
    <w:rsid w:val="00D649A3"/>
    <w:rsid w:val="00D64BBE"/>
    <w:rsid w:val="00D669C7"/>
    <w:rsid w:val="00D707FF"/>
    <w:rsid w:val="00D718B4"/>
    <w:rsid w:val="00D74073"/>
    <w:rsid w:val="00D7557F"/>
    <w:rsid w:val="00D75743"/>
    <w:rsid w:val="00D819FA"/>
    <w:rsid w:val="00D828F7"/>
    <w:rsid w:val="00D830C0"/>
    <w:rsid w:val="00D86530"/>
    <w:rsid w:val="00D86A2C"/>
    <w:rsid w:val="00D86E46"/>
    <w:rsid w:val="00D875EE"/>
    <w:rsid w:val="00D90234"/>
    <w:rsid w:val="00D90ADA"/>
    <w:rsid w:val="00D90E50"/>
    <w:rsid w:val="00D91820"/>
    <w:rsid w:val="00D928F3"/>
    <w:rsid w:val="00D94C3F"/>
    <w:rsid w:val="00D94C68"/>
    <w:rsid w:val="00D966E8"/>
    <w:rsid w:val="00D97159"/>
    <w:rsid w:val="00D97814"/>
    <w:rsid w:val="00D97BE4"/>
    <w:rsid w:val="00DA07E8"/>
    <w:rsid w:val="00DA18B1"/>
    <w:rsid w:val="00DA2477"/>
    <w:rsid w:val="00DA2565"/>
    <w:rsid w:val="00DA2C7F"/>
    <w:rsid w:val="00DA5C4D"/>
    <w:rsid w:val="00DA7E26"/>
    <w:rsid w:val="00DB047D"/>
    <w:rsid w:val="00DB3290"/>
    <w:rsid w:val="00DB4099"/>
    <w:rsid w:val="00DB4492"/>
    <w:rsid w:val="00DB5741"/>
    <w:rsid w:val="00DB5D70"/>
    <w:rsid w:val="00DB6B74"/>
    <w:rsid w:val="00DB743C"/>
    <w:rsid w:val="00DC0F48"/>
    <w:rsid w:val="00DC1641"/>
    <w:rsid w:val="00DC1AA6"/>
    <w:rsid w:val="00DC4475"/>
    <w:rsid w:val="00DC4822"/>
    <w:rsid w:val="00DC4A09"/>
    <w:rsid w:val="00DC4AE0"/>
    <w:rsid w:val="00DC4F24"/>
    <w:rsid w:val="00DC5805"/>
    <w:rsid w:val="00DD0350"/>
    <w:rsid w:val="00DD0C71"/>
    <w:rsid w:val="00DD2BE8"/>
    <w:rsid w:val="00DD3CBB"/>
    <w:rsid w:val="00DD48FC"/>
    <w:rsid w:val="00DD5BFE"/>
    <w:rsid w:val="00DD67BA"/>
    <w:rsid w:val="00DD6F32"/>
    <w:rsid w:val="00DD706C"/>
    <w:rsid w:val="00DE1E0C"/>
    <w:rsid w:val="00DE2304"/>
    <w:rsid w:val="00DE25B3"/>
    <w:rsid w:val="00DE58EF"/>
    <w:rsid w:val="00DE71F7"/>
    <w:rsid w:val="00DF0A02"/>
    <w:rsid w:val="00DF163A"/>
    <w:rsid w:val="00DF3ED6"/>
    <w:rsid w:val="00DF7574"/>
    <w:rsid w:val="00DF7B14"/>
    <w:rsid w:val="00E00737"/>
    <w:rsid w:val="00E01566"/>
    <w:rsid w:val="00E046C2"/>
    <w:rsid w:val="00E0521B"/>
    <w:rsid w:val="00E057F5"/>
    <w:rsid w:val="00E07DCF"/>
    <w:rsid w:val="00E1039A"/>
    <w:rsid w:val="00E11A08"/>
    <w:rsid w:val="00E14976"/>
    <w:rsid w:val="00E15898"/>
    <w:rsid w:val="00E16F6B"/>
    <w:rsid w:val="00E204CA"/>
    <w:rsid w:val="00E20828"/>
    <w:rsid w:val="00E22863"/>
    <w:rsid w:val="00E22B92"/>
    <w:rsid w:val="00E22C64"/>
    <w:rsid w:val="00E23C09"/>
    <w:rsid w:val="00E25060"/>
    <w:rsid w:val="00E26A80"/>
    <w:rsid w:val="00E31C24"/>
    <w:rsid w:val="00E32DC0"/>
    <w:rsid w:val="00E32E02"/>
    <w:rsid w:val="00E34044"/>
    <w:rsid w:val="00E34A50"/>
    <w:rsid w:val="00E3541D"/>
    <w:rsid w:val="00E37CDB"/>
    <w:rsid w:val="00E40141"/>
    <w:rsid w:val="00E402D5"/>
    <w:rsid w:val="00E40698"/>
    <w:rsid w:val="00E429A5"/>
    <w:rsid w:val="00E43B82"/>
    <w:rsid w:val="00E448B0"/>
    <w:rsid w:val="00E448FA"/>
    <w:rsid w:val="00E46AD9"/>
    <w:rsid w:val="00E50870"/>
    <w:rsid w:val="00E50910"/>
    <w:rsid w:val="00E5231E"/>
    <w:rsid w:val="00E52410"/>
    <w:rsid w:val="00E52F1B"/>
    <w:rsid w:val="00E54924"/>
    <w:rsid w:val="00E54D76"/>
    <w:rsid w:val="00E5521A"/>
    <w:rsid w:val="00E55521"/>
    <w:rsid w:val="00E57556"/>
    <w:rsid w:val="00E57F9A"/>
    <w:rsid w:val="00E60C48"/>
    <w:rsid w:val="00E61B5A"/>
    <w:rsid w:val="00E62D49"/>
    <w:rsid w:val="00E637C6"/>
    <w:rsid w:val="00E63EE0"/>
    <w:rsid w:val="00E64A8C"/>
    <w:rsid w:val="00E65C58"/>
    <w:rsid w:val="00E66BF8"/>
    <w:rsid w:val="00E675F0"/>
    <w:rsid w:val="00E6786D"/>
    <w:rsid w:val="00E67FB5"/>
    <w:rsid w:val="00E708C7"/>
    <w:rsid w:val="00E74E64"/>
    <w:rsid w:val="00E75508"/>
    <w:rsid w:val="00E8032C"/>
    <w:rsid w:val="00E81381"/>
    <w:rsid w:val="00E8146E"/>
    <w:rsid w:val="00E84955"/>
    <w:rsid w:val="00E865C2"/>
    <w:rsid w:val="00E8673A"/>
    <w:rsid w:val="00E87F2B"/>
    <w:rsid w:val="00E9244D"/>
    <w:rsid w:val="00E9379B"/>
    <w:rsid w:val="00EA04D3"/>
    <w:rsid w:val="00EA2C5C"/>
    <w:rsid w:val="00EA3AB9"/>
    <w:rsid w:val="00EA5DA5"/>
    <w:rsid w:val="00EA76D7"/>
    <w:rsid w:val="00EB013F"/>
    <w:rsid w:val="00EB3CC3"/>
    <w:rsid w:val="00EB59D8"/>
    <w:rsid w:val="00EB746A"/>
    <w:rsid w:val="00EC1852"/>
    <w:rsid w:val="00EC18C8"/>
    <w:rsid w:val="00EC22FB"/>
    <w:rsid w:val="00EC3322"/>
    <w:rsid w:val="00EC43C9"/>
    <w:rsid w:val="00EC5459"/>
    <w:rsid w:val="00EC5962"/>
    <w:rsid w:val="00EC5E60"/>
    <w:rsid w:val="00EC6A64"/>
    <w:rsid w:val="00ED02B5"/>
    <w:rsid w:val="00ED108F"/>
    <w:rsid w:val="00ED5FB9"/>
    <w:rsid w:val="00ED63D9"/>
    <w:rsid w:val="00ED6CBD"/>
    <w:rsid w:val="00EE017E"/>
    <w:rsid w:val="00EE1AB3"/>
    <w:rsid w:val="00EE5CFF"/>
    <w:rsid w:val="00EE6CE6"/>
    <w:rsid w:val="00EF1960"/>
    <w:rsid w:val="00EF1B2D"/>
    <w:rsid w:val="00EF1EE9"/>
    <w:rsid w:val="00EF50E2"/>
    <w:rsid w:val="00EF50E5"/>
    <w:rsid w:val="00EF774B"/>
    <w:rsid w:val="00F00689"/>
    <w:rsid w:val="00F0367E"/>
    <w:rsid w:val="00F062D2"/>
    <w:rsid w:val="00F06C35"/>
    <w:rsid w:val="00F06DEA"/>
    <w:rsid w:val="00F07CD0"/>
    <w:rsid w:val="00F1010C"/>
    <w:rsid w:val="00F1566D"/>
    <w:rsid w:val="00F2053F"/>
    <w:rsid w:val="00F20FAC"/>
    <w:rsid w:val="00F223DC"/>
    <w:rsid w:val="00F25B62"/>
    <w:rsid w:val="00F25D01"/>
    <w:rsid w:val="00F261CC"/>
    <w:rsid w:val="00F30689"/>
    <w:rsid w:val="00F31A97"/>
    <w:rsid w:val="00F33732"/>
    <w:rsid w:val="00F34E69"/>
    <w:rsid w:val="00F353F4"/>
    <w:rsid w:val="00F4208D"/>
    <w:rsid w:val="00F42CB3"/>
    <w:rsid w:val="00F43142"/>
    <w:rsid w:val="00F511F6"/>
    <w:rsid w:val="00F51672"/>
    <w:rsid w:val="00F54297"/>
    <w:rsid w:val="00F557C0"/>
    <w:rsid w:val="00F55BF0"/>
    <w:rsid w:val="00F55E43"/>
    <w:rsid w:val="00F56D18"/>
    <w:rsid w:val="00F57B71"/>
    <w:rsid w:val="00F607CA"/>
    <w:rsid w:val="00F63FBB"/>
    <w:rsid w:val="00F64277"/>
    <w:rsid w:val="00F65532"/>
    <w:rsid w:val="00F65FB6"/>
    <w:rsid w:val="00F66194"/>
    <w:rsid w:val="00F670EC"/>
    <w:rsid w:val="00F70C7E"/>
    <w:rsid w:val="00F70E3C"/>
    <w:rsid w:val="00F71405"/>
    <w:rsid w:val="00F727CA"/>
    <w:rsid w:val="00F775FF"/>
    <w:rsid w:val="00F8038F"/>
    <w:rsid w:val="00F803F2"/>
    <w:rsid w:val="00F83190"/>
    <w:rsid w:val="00F83B51"/>
    <w:rsid w:val="00F84127"/>
    <w:rsid w:val="00F84A57"/>
    <w:rsid w:val="00F870B3"/>
    <w:rsid w:val="00F87AD9"/>
    <w:rsid w:val="00F911A7"/>
    <w:rsid w:val="00F923F9"/>
    <w:rsid w:val="00F94AF0"/>
    <w:rsid w:val="00F95C7C"/>
    <w:rsid w:val="00F97328"/>
    <w:rsid w:val="00F9764F"/>
    <w:rsid w:val="00FA23CC"/>
    <w:rsid w:val="00FA3A51"/>
    <w:rsid w:val="00FA4109"/>
    <w:rsid w:val="00FA4800"/>
    <w:rsid w:val="00FA59A1"/>
    <w:rsid w:val="00FA6867"/>
    <w:rsid w:val="00FA6D91"/>
    <w:rsid w:val="00FB1117"/>
    <w:rsid w:val="00FB45C2"/>
    <w:rsid w:val="00FB5E45"/>
    <w:rsid w:val="00FC05C9"/>
    <w:rsid w:val="00FC2345"/>
    <w:rsid w:val="00FC266D"/>
    <w:rsid w:val="00FC32CD"/>
    <w:rsid w:val="00FC352D"/>
    <w:rsid w:val="00FC436F"/>
    <w:rsid w:val="00FC4391"/>
    <w:rsid w:val="00FC6023"/>
    <w:rsid w:val="00FC7840"/>
    <w:rsid w:val="00FC7DC4"/>
    <w:rsid w:val="00FD0177"/>
    <w:rsid w:val="00FD04FA"/>
    <w:rsid w:val="00FD0920"/>
    <w:rsid w:val="00FD0FB2"/>
    <w:rsid w:val="00FD2941"/>
    <w:rsid w:val="00FD4279"/>
    <w:rsid w:val="00FD461C"/>
    <w:rsid w:val="00FD7802"/>
    <w:rsid w:val="00FE0B1D"/>
    <w:rsid w:val="00FE6283"/>
    <w:rsid w:val="00FE6B39"/>
    <w:rsid w:val="00FE6C8A"/>
    <w:rsid w:val="00FE7C31"/>
    <w:rsid w:val="00FE7EBF"/>
    <w:rsid w:val="00FF0795"/>
    <w:rsid w:val="00FF07F4"/>
    <w:rsid w:val="00FF2F65"/>
    <w:rsid w:val="00FF325B"/>
    <w:rsid w:val="00FF33F4"/>
    <w:rsid w:val="00FF4D48"/>
    <w:rsid w:val="00FF567D"/>
    <w:rsid w:val="00FF7ED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2E2D1"/>
  <w15:docId w15:val="{EDD57E0C-A2D8-41D4-809C-93A330BF2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1"/>
    <w:qFormat/>
    <w:rsid w:val="0064219C"/>
    <w:pPr>
      <w:keepNext/>
      <w:spacing w:before="240" w:after="240" w:line="240" w:lineRule="auto"/>
      <w:outlineLvl w:val="0"/>
    </w:pPr>
    <w:rPr>
      <w:rFonts w:ascii="Arial" w:eastAsia="Times New Roman" w:hAnsi="Arial" w:cs="Arial"/>
      <w:bCs/>
      <w:color w:val="006BB7"/>
      <w:sz w:val="40"/>
      <w:szCs w:val="32"/>
      <w:lang w:val="en-GB"/>
    </w:rPr>
  </w:style>
  <w:style w:type="paragraph" w:styleId="Heading2">
    <w:name w:val="heading 2"/>
    <w:basedOn w:val="Normal"/>
    <w:next w:val="Normal"/>
    <w:link w:val="Heading2Char"/>
    <w:uiPriority w:val="1"/>
    <w:qFormat/>
    <w:rsid w:val="00D13606"/>
    <w:pPr>
      <w:keepNext/>
      <w:overflowPunct w:val="0"/>
      <w:autoSpaceDE w:val="0"/>
      <w:autoSpaceDN w:val="0"/>
      <w:adjustRightInd w:val="0"/>
      <w:spacing w:before="600" w:after="60" w:line="240" w:lineRule="auto"/>
      <w:jc w:val="both"/>
      <w:textAlignment w:val="baseline"/>
      <w:outlineLvl w:val="1"/>
    </w:pPr>
    <w:rPr>
      <w:rFonts w:ascii="Times New Roman" w:eastAsia="Times New Roman" w:hAnsi="Times New Roman" w:cs="Times New Roman"/>
      <w:b/>
      <w:bCs/>
      <w:i/>
      <w:iCs/>
      <w:sz w:val="36"/>
      <w:szCs w:val="36"/>
      <w:lang w:val="en-GB"/>
    </w:rPr>
  </w:style>
  <w:style w:type="paragraph" w:styleId="Heading3">
    <w:name w:val="heading 3"/>
    <w:basedOn w:val="Normal"/>
    <w:next w:val="Normal"/>
    <w:link w:val="Heading3Char"/>
    <w:uiPriority w:val="1"/>
    <w:qFormat/>
    <w:rsid w:val="00AB2A87"/>
    <w:pPr>
      <w:keepNext/>
      <w:spacing w:before="120" w:after="120" w:line="240" w:lineRule="auto"/>
      <w:outlineLvl w:val="2"/>
    </w:pPr>
    <w:rPr>
      <w:rFonts w:ascii="Arial" w:eastAsia="Times New Roman" w:hAnsi="Arial" w:cs="Arial"/>
      <w:bCs/>
      <w:color w:val="006BB7"/>
      <w:sz w:val="24"/>
      <w:szCs w:val="26"/>
      <w:lang w:val="en-GB"/>
    </w:rPr>
  </w:style>
  <w:style w:type="paragraph" w:styleId="Heading4">
    <w:name w:val="heading 4"/>
    <w:basedOn w:val="Normal"/>
    <w:next w:val="Normal"/>
    <w:link w:val="Heading4Char"/>
    <w:uiPriority w:val="9"/>
    <w:unhideWhenUsed/>
    <w:qFormat/>
    <w:rsid w:val="00521B4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02FB"/>
    <w:pPr>
      <w:ind w:left="720"/>
      <w:contextualSpacing/>
    </w:pPr>
  </w:style>
  <w:style w:type="paragraph" w:styleId="Header">
    <w:name w:val="header"/>
    <w:basedOn w:val="Normal"/>
    <w:link w:val="HeaderChar"/>
    <w:uiPriority w:val="99"/>
    <w:unhideWhenUsed/>
    <w:rsid w:val="007670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7068"/>
  </w:style>
  <w:style w:type="paragraph" w:styleId="Footer">
    <w:name w:val="footer"/>
    <w:basedOn w:val="Normal"/>
    <w:link w:val="FooterChar"/>
    <w:uiPriority w:val="99"/>
    <w:unhideWhenUsed/>
    <w:rsid w:val="007670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7068"/>
  </w:style>
  <w:style w:type="character" w:customStyle="1" w:styleId="apple-converted-space">
    <w:name w:val="apple-converted-space"/>
    <w:basedOn w:val="DefaultParagraphFont"/>
    <w:rsid w:val="00275119"/>
  </w:style>
  <w:style w:type="character" w:styleId="PlaceholderText">
    <w:name w:val="Placeholder Text"/>
    <w:basedOn w:val="DefaultParagraphFont"/>
    <w:uiPriority w:val="99"/>
    <w:semiHidden/>
    <w:rsid w:val="00852AD6"/>
    <w:rPr>
      <w:color w:val="808080"/>
    </w:rPr>
  </w:style>
  <w:style w:type="character" w:styleId="CommentReference">
    <w:name w:val="annotation reference"/>
    <w:basedOn w:val="DefaultParagraphFont"/>
    <w:uiPriority w:val="99"/>
    <w:semiHidden/>
    <w:unhideWhenUsed/>
    <w:rsid w:val="001F3659"/>
    <w:rPr>
      <w:sz w:val="16"/>
      <w:szCs w:val="16"/>
    </w:rPr>
  </w:style>
  <w:style w:type="paragraph" w:styleId="CommentText">
    <w:name w:val="annotation text"/>
    <w:basedOn w:val="Normal"/>
    <w:link w:val="CommentTextChar"/>
    <w:uiPriority w:val="99"/>
    <w:semiHidden/>
    <w:unhideWhenUsed/>
    <w:rsid w:val="001F3659"/>
    <w:pPr>
      <w:spacing w:line="240" w:lineRule="auto"/>
    </w:pPr>
    <w:rPr>
      <w:sz w:val="20"/>
      <w:szCs w:val="20"/>
    </w:rPr>
  </w:style>
  <w:style w:type="character" w:customStyle="1" w:styleId="CommentTextChar">
    <w:name w:val="Comment Text Char"/>
    <w:basedOn w:val="DefaultParagraphFont"/>
    <w:link w:val="CommentText"/>
    <w:uiPriority w:val="99"/>
    <w:semiHidden/>
    <w:rsid w:val="001F3659"/>
    <w:rPr>
      <w:sz w:val="20"/>
      <w:szCs w:val="20"/>
    </w:rPr>
  </w:style>
  <w:style w:type="paragraph" w:styleId="CommentSubject">
    <w:name w:val="annotation subject"/>
    <w:basedOn w:val="CommentText"/>
    <w:next w:val="CommentText"/>
    <w:link w:val="CommentSubjectChar"/>
    <w:uiPriority w:val="99"/>
    <w:semiHidden/>
    <w:unhideWhenUsed/>
    <w:rsid w:val="001F3659"/>
    <w:rPr>
      <w:b/>
      <w:bCs/>
    </w:rPr>
  </w:style>
  <w:style w:type="character" w:customStyle="1" w:styleId="CommentSubjectChar">
    <w:name w:val="Comment Subject Char"/>
    <w:basedOn w:val="CommentTextChar"/>
    <w:link w:val="CommentSubject"/>
    <w:uiPriority w:val="99"/>
    <w:semiHidden/>
    <w:rsid w:val="001F3659"/>
    <w:rPr>
      <w:b/>
      <w:bCs/>
      <w:sz w:val="20"/>
      <w:szCs w:val="20"/>
    </w:rPr>
  </w:style>
  <w:style w:type="paragraph" w:styleId="BalloonText">
    <w:name w:val="Balloon Text"/>
    <w:basedOn w:val="Normal"/>
    <w:link w:val="BalloonTextChar"/>
    <w:uiPriority w:val="99"/>
    <w:semiHidden/>
    <w:unhideWhenUsed/>
    <w:rsid w:val="001F36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3659"/>
    <w:rPr>
      <w:rFonts w:ascii="Segoe UI" w:hAnsi="Segoe UI" w:cs="Segoe UI"/>
      <w:sz w:val="18"/>
      <w:szCs w:val="18"/>
    </w:rPr>
  </w:style>
  <w:style w:type="character" w:customStyle="1" w:styleId="Heading2Char">
    <w:name w:val="Heading 2 Char"/>
    <w:basedOn w:val="DefaultParagraphFont"/>
    <w:link w:val="Heading2"/>
    <w:rsid w:val="00D13606"/>
    <w:rPr>
      <w:rFonts w:ascii="Times New Roman" w:eastAsia="Times New Roman" w:hAnsi="Times New Roman" w:cs="Times New Roman"/>
      <w:b/>
      <w:bCs/>
      <w:i/>
      <w:iCs/>
      <w:sz w:val="36"/>
      <w:szCs w:val="36"/>
      <w:lang w:val="en-GB"/>
    </w:rPr>
  </w:style>
  <w:style w:type="character" w:styleId="Hyperlink">
    <w:name w:val="Hyperlink"/>
    <w:uiPriority w:val="99"/>
    <w:rsid w:val="00D13606"/>
    <w:rPr>
      <w:color w:val="0000FF"/>
      <w:u w:val="single"/>
    </w:rPr>
  </w:style>
  <w:style w:type="character" w:customStyle="1" w:styleId="Heading4Char">
    <w:name w:val="Heading 4 Char"/>
    <w:basedOn w:val="DefaultParagraphFont"/>
    <w:link w:val="Heading4"/>
    <w:uiPriority w:val="9"/>
    <w:rsid w:val="00521B48"/>
    <w:rPr>
      <w:rFonts w:asciiTheme="majorHAnsi" w:eastAsiaTheme="majorEastAsia" w:hAnsiTheme="majorHAnsi" w:cstheme="majorBidi"/>
      <w:i/>
      <w:iCs/>
      <w:color w:val="2E74B5" w:themeColor="accent1" w:themeShade="BF"/>
    </w:rPr>
  </w:style>
  <w:style w:type="character" w:styleId="HTMLCite">
    <w:name w:val="HTML Cite"/>
    <w:basedOn w:val="DefaultParagraphFont"/>
    <w:uiPriority w:val="99"/>
    <w:semiHidden/>
    <w:unhideWhenUsed/>
    <w:rsid w:val="00521B48"/>
    <w:rPr>
      <w:i/>
      <w:iCs/>
    </w:rPr>
  </w:style>
  <w:style w:type="character" w:styleId="Strong">
    <w:name w:val="Strong"/>
    <w:basedOn w:val="DefaultParagraphFont"/>
    <w:uiPriority w:val="22"/>
    <w:qFormat/>
    <w:rsid w:val="00521B48"/>
    <w:rPr>
      <w:b/>
      <w:bCs/>
    </w:rPr>
  </w:style>
  <w:style w:type="character" w:styleId="Emphasis">
    <w:name w:val="Emphasis"/>
    <w:basedOn w:val="DefaultParagraphFont"/>
    <w:uiPriority w:val="20"/>
    <w:qFormat/>
    <w:rsid w:val="00521B48"/>
    <w:rPr>
      <w:i/>
      <w:iCs/>
    </w:rPr>
  </w:style>
  <w:style w:type="character" w:customStyle="1" w:styleId="Style3">
    <w:name w:val="Style3"/>
    <w:basedOn w:val="DefaultParagraphFont"/>
    <w:uiPriority w:val="1"/>
    <w:rsid w:val="00750A97"/>
    <w:rPr>
      <w:rFonts w:ascii="Arial" w:hAnsi="Arial"/>
      <w:color w:val="0070C0"/>
      <w:sz w:val="36"/>
    </w:rPr>
  </w:style>
  <w:style w:type="character" w:customStyle="1" w:styleId="Heading1Char">
    <w:name w:val="Heading 1 Char"/>
    <w:basedOn w:val="DefaultParagraphFont"/>
    <w:link w:val="Heading1"/>
    <w:uiPriority w:val="1"/>
    <w:rsid w:val="0064219C"/>
    <w:rPr>
      <w:rFonts w:ascii="Arial" w:eastAsia="Times New Roman" w:hAnsi="Arial" w:cs="Arial"/>
      <w:bCs/>
      <w:color w:val="006BB7"/>
      <w:sz w:val="40"/>
      <w:szCs w:val="32"/>
      <w:lang w:val="en-GB"/>
    </w:rPr>
  </w:style>
  <w:style w:type="paragraph" w:styleId="TOC1">
    <w:name w:val="toc 1"/>
    <w:basedOn w:val="Normal"/>
    <w:next w:val="Normal"/>
    <w:uiPriority w:val="39"/>
    <w:unhideWhenUsed/>
    <w:rsid w:val="00131DE9"/>
    <w:pPr>
      <w:tabs>
        <w:tab w:val="left" w:pos="567"/>
        <w:tab w:val="right" w:leader="dot" w:pos="9060"/>
      </w:tabs>
      <w:spacing w:before="120" w:after="0" w:line="240" w:lineRule="auto"/>
    </w:pPr>
    <w:rPr>
      <w:rFonts w:ascii="Arial" w:eastAsia="Times New Roman" w:hAnsi="Arial" w:cs="Times New Roman"/>
      <w:b/>
      <w:noProof/>
      <w:lang w:val="en-GB"/>
    </w:rPr>
  </w:style>
  <w:style w:type="paragraph" w:styleId="TOC2">
    <w:name w:val="toc 2"/>
    <w:basedOn w:val="Normal"/>
    <w:next w:val="Normal"/>
    <w:uiPriority w:val="39"/>
    <w:unhideWhenUsed/>
    <w:rsid w:val="00131DE9"/>
    <w:pPr>
      <w:tabs>
        <w:tab w:val="left" w:pos="1200"/>
        <w:tab w:val="right" w:leader="dot" w:pos="9060"/>
      </w:tabs>
      <w:spacing w:after="0" w:line="240" w:lineRule="auto"/>
      <w:ind w:left="567"/>
    </w:pPr>
    <w:rPr>
      <w:rFonts w:ascii="Arial" w:eastAsia="Times New Roman" w:hAnsi="Arial" w:cs="Times New Roman"/>
      <w:noProof/>
      <w:sz w:val="20"/>
      <w:szCs w:val="24"/>
      <w:lang w:val="en-GB"/>
    </w:rPr>
  </w:style>
  <w:style w:type="paragraph" w:styleId="TOC3">
    <w:name w:val="toc 3"/>
    <w:basedOn w:val="Normal"/>
    <w:next w:val="Normal"/>
    <w:uiPriority w:val="39"/>
    <w:unhideWhenUsed/>
    <w:rsid w:val="00131DE9"/>
    <w:pPr>
      <w:tabs>
        <w:tab w:val="left" w:pos="1701"/>
        <w:tab w:val="right" w:leader="dot" w:pos="9060"/>
      </w:tabs>
      <w:spacing w:after="0" w:line="240" w:lineRule="auto"/>
      <w:ind w:left="709"/>
    </w:pPr>
    <w:rPr>
      <w:rFonts w:ascii="Arial" w:eastAsia="Times New Roman" w:hAnsi="Arial" w:cs="Times New Roman"/>
      <w:noProof/>
      <w:sz w:val="20"/>
      <w:szCs w:val="24"/>
      <w:lang w:val="en-GB"/>
    </w:rPr>
  </w:style>
  <w:style w:type="paragraph" w:customStyle="1" w:styleId="Heading-Appendix">
    <w:name w:val="Heading - Appendix"/>
    <w:next w:val="Normal"/>
    <w:uiPriority w:val="3"/>
    <w:qFormat/>
    <w:rsid w:val="00131DE9"/>
    <w:pPr>
      <w:keepNext/>
      <w:pageBreakBefore/>
      <w:spacing w:before="120" w:after="240" w:line="240" w:lineRule="auto"/>
    </w:pPr>
    <w:rPr>
      <w:rFonts w:ascii="Arial" w:eastAsia="Times New Roman" w:hAnsi="Arial" w:cs="Arial"/>
      <w:bCs/>
      <w:color w:val="006BB7"/>
      <w:sz w:val="40"/>
      <w:szCs w:val="32"/>
      <w:lang w:val="en-GB"/>
    </w:rPr>
  </w:style>
  <w:style w:type="paragraph" w:styleId="TOC4">
    <w:name w:val="toc 4"/>
    <w:basedOn w:val="Normal"/>
    <w:next w:val="Normal"/>
    <w:autoRedefine/>
    <w:uiPriority w:val="39"/>
    <w:unhideWhenUsed/>
    <w:rsid w:val="00131DE9"/>
    <w:pPr>
      <w:spacing w:after="100"/>
      <w:ind w:left="660"/>
    </w:pPr>
  </w:style>
  <w:style w:type="character" w:customStyle="1" w:styleId="Heading3Char">
    <w:name w:val="Heading 3 Char"/>
    <w:basedOn w:val="DefaultParagraphFont"/>
    <w:link w:val="Heading3"/>
    <w:uiPriority w:val="1"/>
    <w:rsid w:val="00AB2A87"/>
    <w:rPr>
      <w:rFonts w:ascii="Arial" w:eastAsia="Times New Roman" w:hAnsi="Arial" w:cs="Arial"/>
      <w:bCs/>
      <w:color w:val="006BB7"/>
      <w:sz w:val="24"/>
      <w:szCs w:val="26"/>
      <w:lang w:val="en-GB"/>
    </w:rPr>
  </w:style>
  <w:style w:type="paragraph" w:styleId="TOCHeading">
    <w:name w:val="TOC Heading"/>
    <w:basedOn w:val="Heading1"/>
    <w:next w:val="Normal"/>
    <w:uiPriority w:val="39"/>
    <w:unhideWhenUsed/>
    <w:qFormat/>
    <w:rsid w:val="00677FC0"/>
    <w:pPr>
      <w:keepLines/>
      <w:spacing w:after="0" w:line="259" w:lineRule="auto"/>
      <w:outlineLvl w:val="9"/>
    </w:pPr>
    <w:rPr>
      <w:rFonts w:asciiTheme="majorHAnsi" w:eastAsiaTheme="majorEastAsia" w:hAnsiTheme="majorHAnsi" w:cstheme="majorBidi"/>
      <w:bCs w:val="0"/>
      <w:color w:val="2E74B5" w:themeColor="accent1" w:themeShade="BF"/>
      <w:sz w:val="32"/>
      <w:lang w:val="en-US"/>
    </w:rPr>
  </w:style>
  <w:style w:type="table" w:customStyle="1" w:styleId="Mainbidtables">
    <w:name w:val="Main bid tables"/>
    <w:basedOn w:val="TableNormal"/>
    <w:uiPriority w:val="99"/>
    <w:rsid w:val="00143E89"/>
    <w:pPr>
      <w:spacing w:before="60" w:after="0" w:line="240" w:lineRule="auto"/>
    </w:pPr>
    <w:rPr>
      <w:rFonts w:ascii="Arial" w:eastAsia="Times New Roman" w:hAnsi="Arial" w:cs="Times New Roman"/>
      <w:sz w:val="20"/>
      <w:szCs w:val="20"/>
      <w:lang w:val="en-GB" w:eastAsia="en-GB"/>
    </w:rPr>
    <w:tblPr>
      <w:tblStyleRowBandSize w:val="1"/>
      <w:tblStyleColBandSize w:val="1"/>
      <w:tblBorders>
        <w:left w:val="single" w:sz="4" w:space="0" w:color="0055A0"/>
        <w:bottom w:val="single" w:sz="4" w:space="0" w:color="0055A0"/>
        <w:right w:val="single" w:sz="4" w:space="0" w:color="0055A0"/>
        <w:insideV w:val="single" w:sz="4" w:space="0" w:color="0055A0"/>
      </w:tblBorders>
    </w:tblPr>
    <w:tcPr>
      <w:vAlign w:val="center"/>
    </w:tcPr>
    <w:tblStylePr w:type="firstRow">
      <w:rPr>
        <w:color w:val="FFFFFF" w:themeColor="background1"/>
      </w:rPr>
      <w:tblPr/>
      <w:tcPr>
        <w:tcBorders>
          <w:top w:val="nil"/>
          <w:left w:val="single" w:sz="4" w:space="0" w:color="0055A0"/>
          <w:bottom w:val="nil"/>
          <w:right w:val="single" w:sz="4" w:space="0" w:color="0055A0"/>
          <w:insideH w:val="nil"/>
          <w:insideV w:val="nil"/>
          <w:tl2br w:val="nil"/>
          <w:tr2bl w:val="nil"/>
        </w:tcBorders>
        <w:shd w:val="clear" w:color="auto" w:fill="006BB7"/>
      </w:tcPr>
    </w:tblStylePr>
    <w:tblStylePr w:type="band1Vert">
      <w:pPr>
        <w:jc w:val="left"/>
      </w:pPr>
      <w:tblPr/>
      <w:tcPr>
        <w:shd w:val="clear" w:color="auto" w:fill="F5F9FC"/>
      </w:tcPr>
    </w:tblStylePr>
    <w:tblStylePr w:type="band1Horz">
      <w:tblPr/>
      <w:tcPr>
        <w:shd w:val="clear" w:color="auto" w:fill="EDF3F7"/>
      </w:tcPr>
    </w:tblStylePr>
    <w:tblStylePr w:type="band2Horz">
      <w:tblPr/>
      <w:tcPr>
        <w:tcBorders>
          <w:insideV w:val="single" w:sz="4" w:space="0" w:color="0055A0"/>
        </w:tcBorders>
        <w:shd w:val="clear" w:color="auto" w:fill="FFFFFF" w:themeFill="background1"/>
      </w:tcPr>
    </w:tblStylePr>
  </w:style>
  <w:style w:type="paragraph" w:styleId="Caption">
    <w:name w:val="caption"/>
    <w:basedOn w:val="Normal"/>
    <w:next w:val="Normal"/>
    <w:uiPriority w:val="35"/>
    <w:unhideWhenUsed/>
    <w:qFormat/>
    <w:rsid w:val="003067A0"/>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DC447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C4475"/>
    <w:rPr>
      <w:sz w:val="20"/>
      <w:szCs w:val="20"/>
    </w:rPr>
  </w:style>
  <w:style w:type="character" w:styleId="EndnoteReference">
    <w:name w:val="endnote reference"/>
    <w:basedOn w:val="DefaultParagraphFont"/>
    <w:uiPriority w:val="99"/>
    <w:semiHidden/>
    <w:unhideWhenUsed/>
    <w:rsid w:val="00DC4475"/>
    <w:rPr>
      <w:vertAlign w:val="superscript"/>
    </w:rPr>
  </w:style>
  <w:style w:type="paragraph" w:styleId="NormalWeb">
    <w:name w:val="Normal (Web)"/>
    <w:basedOn w:val="Normal"/>
    <w:uiPriority w:val="99"/>
    <w:semiHidden/>
    <w:unhideWhenUsed/>
    <w:rsid w:val="00D549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D549CF"/>
  </w:style>
  <w:style w:type="character" w:customStyle="1" w:styleId="mo">
    <w:name w:val="mo"/>
    <w:basedOn w:val="DefaultParagraphFont"/>
    <w:rsid w:val="00D549CF"/>
  </w:style>
  <w:style w:type="character" w:customStyle="1" w:styleId="mn">
    <w:name w:val="mn"/>
    <w:basedOn w:val="DefaultParagraphFont"/>
    <w:rsid w:val="00D549CF"/>
  </w:style>
  <w:style w:type="character" w:customStyle="1" w:styleId="mjxassistivemathml">
    <w:name w:val="mjx_assistive_mathml"/>
    <w:basedOn w:val="DefaultParagraphFont"/>
    <w:rsid w:val="00D549CF"/>
  </w:style>
  <w:style w:type="character" w:customStyle="1" w:styleId="mwe-math-mathml-inline">
    <w:name w:val="mwe-math-mathml-inline"/>
    <w:basedOn w:val="DefaultParagraphFont"/>
    <w:rsid w:val="00C13CB4"/>
  </w:style>
  <w:style w:type="paragraph" w:styleId="Bibliography">
    <w:name w:val="Bibliography"/>
    <w:basedOn w:val="Normal"/>
    <w:next w:val="Normal"/>
    <w:uiPriority w:val="37"/>
    <w:unhideWhenUsed/>
    <w:rsid w:val="001A6A16"/>
    <w:pPr>
      <w:spacing w:after="0" w:line="240" w:lineRule="auto"/>
      <w:ind w:left="720" w:hanging="720"/>
    </w:pPr>
  </w:style>
  <w:style w:type="table" w:styleId="TableGrid">
    <w:name w:val="Table Grid"/>
    <w:basedOn w:val="TableNormal"/>
    <w:uiPriority w:val="39"/>
    <w:rsid w:val="00073E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14976"/>
    <w:pPr>
      <w:spacing w:after="0" w:line="240" w:lineRule="auto"/>
    </w:pPr>
  </w:style>
  <w:style w:type="character" w:customStyle="1" w:styleId="ListParagraphChar">
    <w:name w:val="List Paragraph Char"/>
    <w:basedOn w:val="DefaultParagraphFont"/>
    <w:link w:val="ListParagraph"/>
    <w:uiPriority w:val="34"/>
    <w:rsid w:val="003D78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314274">
      <w:bodyDiv w:val="1"/>
      <w:marLeft w:val="0"/>
      <w:marRight w:val="0"/>
      <w:marTop w:val="0"/>
      <w:marBottom w:val="0"/>
      <w:divBdr>
        <w:top w:val="none" w:sz="0" w:space="0" w:color="auto"/>
        <w:left w:val="none" w:sz="0" w:space="0" w:color="auto"/>
        <w:bottom w:val="none" w:sz="0" w:space="0" w:color="auto"/>
        <w:right w:val="none" w:sz="0" w:space="0" w:color="auto"/>
      </w:divBdr>
    </w:div>
    <w:div w:id="242759459">
      <w:bodyDiv w:val="1"/>
      <w:marLeft w:val="0"/>
      <w:marRight w:val="0"/>
      <w:marTop w:val="0"/>
      <w:marBottom w:val="0"/>
      <w:divBdr>
        <w:top w:val="none" w:sz="0" w:space="0" w:color="auto"/>
        <w:left w:val="none" w:sz="0" w:space="0" w:color="auto"/>
        <w:bottom w:val="none" w:sz="0" w:space="0" w:color="auto"/>
        <w:right w:val="none" w:sz="0" w:space="0" w:color="auto"/>
      </w:divBdr>
    </w:div>
    <w:div w:id="327440393">
      <w:bodyDiv w:val="1"/>
      <w:marLeft w:val="0"/>
      <w:marRight w:val="0"/>
      <w:marTop w:val="0"/>
      <w:marBottom w:val="0"/>
      <w:divBdr>
        <w:top w:val="none" w:sz="0" w:space="0" w:color="auto"/>
        <w:left w:val="none" w:sz="0" w:space="0" w:color="auto"/>
        <w:bottom w:val="none" w:sz="0" w:space="0" w:color="auto"/>
        <w:right w:val="none" w:sz="0" w:space="0" w:color="auto"/>
      </w:divBdr>
    </w:div>
    <w:div w:id="432289231">
      <w:bodyDiv w:val="1"/>
      <w:marLeft w:val="0"/>
      <w:marRight w:val="0"/>
      <w:marTop w:val="0"/>
      <w:marBottom w:val="0"/>
      <w:divBdr>
        <w:top w:val="none" w:sz="0" w:space="0" w:color="auto"/>
        <w:left w:val="none" w:sz="0" w:space="0" w:color="auto"/>
        <w:bottom w:val="none" w:sz="0" w:space="0" w:color="auto"/>
        <w:right w:val="none" w:sz="0" w:space="0" w:color="auto"/>
      </w:divBdr>
    </w:div>
    <w:div w:id="459762525">
      <w:bodyDiv w:val="1"/>
      <w:marLeft w:val="0"/>
      <w:marRight w:val="0"/>
      <w:marTop w:val="0"/>
      <w:marBottom w:val="0"/>
      <w:divBdr>
        <w:top w:val="none" w:sz="0" w:space="0" w:color="auto"/>
        <w:left w:val="none" w:sz="0" w:space="0" w:color="auto"/>
        <w:bottom w:val="none" w:sz="0" w:space="0" w:color="auto"/>
        <w:right w:val="none" w:sz="0" w:space="0" w:color="auto"/>
      </w:divBdr>
    </w:div>
    <w:div w:id="507670115">
      <w:bodyDiv w:val="1"/>
      <w:marLeft w:val="0"/>
      <w:marRight w:val="0"/>
      <w:marTop w:val="0"/>
      <w:marBottom w:val="0"/>
      <w:divBdr>
        <w:top w:val="none" w:sz="0" w:space="0" w:color="auto"/>
        <w:left w:val="none" w:sz="0" w:space="0" w:color="auto"/>
        <w:bottom w:val="none" w:sz="0" w:space="0" w:color="auto"/>
        <w:right w:val="none" w:sz="0" w:space="0" w:color="auto"/>
      </w:divBdr>
    </w:div>
    <w:div w:id="571500260">
      <w:bodyDiv w:val="1"/>
      <w:marLeft w:val="0"/>
      <w:marRight w:val="0"/>
      <w:marTop w:val="0"/>
      <w:marBottom w:val="0"/>
      <w:divBdr>
        <w:top w:val="none" w:sz="0" w:space="0" w:color="auto"/>
        <w:left w:val="none" w:sz="0" w:space="0" w:color="auto"/>
        <w:bottom w:val="none" w:sz="0" w:space="0" w:color="auto"/>
        <w:right w:val="none" w:sz="0" w:space="0" w:color="auto"/>
      </w:divBdr>
    </w:div>
    <w:div w:id="611207177">
      <w:bodyDiv w:val="1"/>
      <w:marLeft w:val="0"/>
      <w:marRight w:val="0"/>
      <w:marTop w:val="0"/>
      <w:marBottom w:val="0"/>
      <w:divBdr>
        <w:top w:val="none" w:sz="0" w:space="0" w:color="auto"/>
        <w:left w:val="none" w:sz="0" w:space="0" w:color="auto"/>
        <w:bottom w:val="none" w:sz="0" w:space="0" w:color="auto"/>
        <w:right w:val="none" w:sz="0" w:space="0" w:color="auto"/>
      </w:divBdr>
    </w:div>
    <w:div w:id="754669178">
      <w:bodyDiv w:val="1"/>
      <w:marLeft w:val="0"/>
      <w:marRight w:val="0"/>
      <w:marTop w:val="0"/>
      <w:marBottom w:val="0"/>
      <w:divBdr>
        <w:top w:val="none" w:sz="0" w:space="0" w:color="auto"/>
        <w:left w:val="none" w:sz="0" w:space="0" w:color="auto"/>
        <w:bottom w:val="none" w:sz="0" w:space="0" w:color="auto"/>
        <w:right w:val="none" w:sz="0" w:space="0" w:color="auto"/>
      </w:divBdr>
    </w:div>
    <w:div w:id="811603767">
      <w:bodyDiv w:val="1"/>
      <w:marLeft w:val="0"/>
      <w:marRight w:val="0"/>
      <w:marTop w:val="0"/>
      <w:marBottom w:val="0"/>
      <w:divBdr>
        <w:top w:val="none" w:sz="0" w:space="0" w:color="auto"/>
        <w:left w:val="none" w:sz="0" w:space="0" w:color="auto"/>
        <w:bottom w:val="none" w:sz="0" w:space="0" w:color="auto"/>
        <w:right w:val="none" w:sz="0" w:space="0" w:color="auto"/>
      </w:divBdr>
    </w:div>
    <w:div w:id="853958775">
      <w:bodyDiv w:val="1"/>
      <w:marLeft w:val="0"/>
      <w:marRight w:val="0"/>
      <w:marTop w:val="0"/>
      <w:marBottom w:val="0"/>
      <w:divBdr>
        <w:top w:val="none" w:sz="0" w:space="0" w:color="auto"/>
        <w:left w:val="none" w:sz="0" w:space="0" w:color="auto"/>
        <w:bottom w:val="none" w:sz="0" w:space="0" w:color="auto"/>
        <w:right w:val="none" w:sz="0" w:space="0" w:color="auto"/>
      </w:divBdr>
    </w:div>
    <w:div w:id="967011311">
      <w:bodyDiv w:val="1"/>
      <w:marLeft w:val="0"/>
      <w:marRight w:val="0"/>
      <w:marTop w:val="0"/>
      <w:marBottom w:val="0"/>
      <w:divBdr>
        <w:top w:val="none" w:sz="0" w:space="0" w:color="auto"/>
        <w:left w:val="none" w:sz="0" w:space="0" w:color="auto"/>
        <w:bottom w:val="none" w:sz="0" w:space="0" w:color="auto"/>
        <w:right w:val="none" w:sz="0" w:space="0" w:color="auto"/>
      </w:divBdr>
    </w:div>
    <w:div w:id="1035539706">
      <w:bodyDiv w:val="1"/>
      <w:marLeft w:val="0"/>
      <w:marRight w:val="0"/>
      <w:marTop w:val="0"/>
      <w:marBottom w:val="0"/>
      <w:divBdr>
        <w:top w:val="none" w:sz="0" w:space="0" w:color="auto"/>
        <w:left w:val="none" w:sz="0" w:space="0" w:color="auto"/>
        <w:bottom w:val="none" w:sz="0" w:space="0" w:color="auto"/>
        <w:right w:val="none" w:sz="0" w:space="0" w:color="auto"/>
      </w:divBdr>
    </w:div>
    <w:div w:id="1157649739">
      <w:bodyDiv w:val="1"/>
      <w:marLeft w:val="0"/>
      <w:marRight w:val="0"/>
      <w:marTop w:val="0"/>
      <w:marBottom w:val="0"/>
      <w:divBdr>
        <w:top w:val="none" w:sz="0" w:space="0" w:color="auto"/>
        <w:left w:val="none" w:sz="0" w:space="0" w:color="auto"/>
        <w:bottom w:val="none" w:sz="0" w:space="0" w:color="auto"/>
        <w:right w:val="none" w:sz="0" w:space="0" w:color="auto"/>
      </w:divBdr>
    </w:div>
    <w:div w:id="1163665839">
      <w:bodyDiv w:val="1"/>
      <w:marLeft w:val="0"/>
      <w:marRight w:val="0"/>
      <w:marTop w:val="0"/>
      <w:marBottom w:val="0"/>
      <w:divBdr>
        <w:top w:val="none" w:sz="0" w:space="0" w:color="auto"/>
        <w:left w:val="none" w:sz="0" w:space="0" w:color="auto"/>
        <w:bottom w:val="none" w:sz="0" w:space="0" w:color="auto"/>
        <w:right w:val="none" w:sz="0" w:space="0" w:color="auto"/>
      </w:divBdr>
    </w:div>
    <w:div w:id="1192036466">
      <w:bodyDiv w:val="1"/>
      <w:marLeft w:val="0"/>
      <w:marRight w:val="0"/>
      <w:marTop w:val="0"/>
      <w:marBottom w:val="0"/>
      <w:divBdr>
        <w:top w:val="none" w:sz="0" w:space="0" w:color="auto"/>
        <w:left w:val="none" w:sz="0" w:space="0" w:color="auto"/>
        <w:bottom w:val="none" w:sz="0" w:space="0" w:color="auto"/>
        <w:right w:val="none" w:sz="0" w:space="0" w:color="auto"/>
      </w:divBdr>
    </w:div>
    <w:div w:id="1192458010">
      <w:bodyDiv w:val="1"/>
      <w:marLeft w:val="0"/>
      <w:marRight w:val="0"/>
      <w:marTop w:val="0"/>
      <w:marBottom w:val="0"/>
      <w:divBdr>
        <w:top w:val="none" w:sz="0" w:space="0" w:color="auto"/>
        <w:left w:val="none" w:sz="0" w:space="0" w:color="auto"/>
        <w:bottom w:val="none" w:sz="0" w:space="0" w:color="auto"/>
        <w:right w:val="none" w:sz="0" w:space="0" w:color="auto"/>
      </w:divBdr>
    </w:div>
    <w:div w:id="1260211307">
      <w:bodyDiv w:val="1"/>
      <w:marLeft w:val="0"/>
      <w:marRight w:val="0"/>
      <w:marTop w:val="0"/>
      <w:marBottom w:val="0"/>
      <w:divBdr>
        <w:top w:val="none" w:sz="0" w:space="0" w:color="auto"/>
        <w:left w:val="none" w:sz="0" w:space="0" w:color="auto"/>
        <w:bottom w:val="none" w:sz="0" w:space="0" w:color="auto"/>
        <w:right w:val="none" w:sz="0" w:space="0" w:color="auto"/>
      </w:divBdr>
      <w:divsChild>
        <w:div w:id="1179344613">
          <w:marLeft w:val="0"/>
          <w:marRight w:val="0"/>
          <w:marTop w:val="240"/>
          <w:marBottom w:val="240"/>
          <w:divBdr>
            <w:top w:val="none" w:sz="0" w:space="0" w:color="auto"/>
            <w:left w:val="none" w:sz="0" w:space="0" w:color="auto"/>
            <w:bottom w:val="none" w:sz="0" w:space="0" w:color="auto"/>
            <w:right w:val="none" w:sz="0" w:space="0" w:color="auto"/>
          </w:divBdr>
        </w:div>
      </w:divsChild>
    </w:div>
    <w:div w:id="1260335011">
      <w:bodyDiv w:val="1"/>
      <w:marLeft w:val="0"/>
      <w:marRight w:val="0"/>
      <w:marTop w:val="0"/>
      <w:marBottom w:val="0"/>
      <w:divBdr>
        <w:top w:val="none" w:sz="0" w:space="0" w:color="auto"/>
        <w:left w:val="none" w:sz="0" w:space="0" w:color="auto"/>
        <w:bottom w:val="none" w:sz="0" w:space="0" w:color="auto"/>
        <w:right w:val="none" w:sz="0" w:space="0" w:color="auto"/>
      </w:divBdr>
      <w:divsChild>
        <w:div w:id="2124301706">
          <w:marLeft w:val="446"/>
          <w:marRight w:val="0"/>
          <w:marTop w:val="0"/>
          <w:marBottom w:val="0"/>
          <w:divBdr>
            <w:top w:val="none" w:sz="0" w:space="0" w:color="auto"/>
            <w:left w:val="none" w:sz="0" w:space="0" w:color="auto"/>
            <w:bottom w:val="none" w:sz="0" w:space="0" w:color="auto"/>
            <w:right w:val="none" w:sz="0" w:space="0" w:color="auto"/>
          </w:divBdr>
        </w:div>
      </w:divsChild>
    </w:div>
    <w:div w:id="1350566564">
      <w:bodyDiv w:val="1"/>
      <w:marLeft w:val="0"/>
      <w:marRight w:val="0"/>
      <w:marTop w:val="0"/>
      <w:marBottom w:val="0"/>
      <w:divBdr>
        <w:top w:val="none" w:sz="0" w:space="0" w:color="auto"/>
        <w:left w:val="none" w:sz="0" w:space="0" w:color="auto"/>
        <w:bottom w:val="none" w:sz="0" w:space="0" w:color="auto"/>
        <w:right w:val="none" w:sz="0" w:space="0" w:color="auto"/>
      </w:divBdr>
    </w:div>
    <w:div w:id="1518350797">
      <w:bodyDiv w:val="1"/>
      <w:marLeft w:val="0"/>
      <w:marRight w:val="0"/>
      <w:marTop w:val="0"/>
      <w:marBottom w:val="0"/>
      <w:divBdr>
        <w:top w:val="none" w:sz="0" w:space="0" w:color="auto"/>
        <w:left w:val="none" w:sz="0" w:space="0" w:color="auto"/>
        <w:bottom w:val="none" w:sz="0" w:space="0" w:color="auto"/>
        <w:right w:val="none" w:sz="0" w:space="0" w:color="auto"/>
      </w:divBdr>
    </w:div>
    <w:div w:id="1530989843">
      <w:bodyDiv w:val="1"/>
      <w:marLeft w:val="0"/>
      <w:marRight w:val="0"/>
      <w:marTop w:val="0"/>
      <w:marBottom w:val="0"/>
      <w:divBdr>
        <w:top w:val="none" w:sz="0" w:space="0" w:color="auto"/>
        <w:left w:val="none" w:sz="0" w:space="0" w:color="auto"/>
        <w:bottom w:val="none" w:sz="0" w:space="0" w:color="auto"/>
        <w:right w:val="none" w:sz="0" w:space="0" w:color="auto"/>
      </w:divBdr>
    </w:div>
    <w:div w:id="1552964788">
      <w:bodyDiv w:val="1"/>
      <w:marLeft w:val="0"/>
      <w:marRight w:val="0"/>
      <w:marTop w:val="0"/>
      <w:marBottom w:val="0"/>
      <w:divBdr>
        <w:top w:val="none" w:sz="0" w:space="0" w:color="auto"/>
        <w:left w:val="none" w:sz="0" w:space="0" w:color="auto"/>
        <w:bottom w:val="none" w:sz="0" w:space="0" w:color="auto"/>
        <w:right w:val="none" w:sz="0" w:space="0" w:color="auto"/>
      </w:divBdr>
    </w:div>
    <w:div w:id="1634864701">
      <w:bodyDiv w:val="1"/>
      <w:marLeft w:val="0"/>
      <w:marRight w:val="0"/>
      <w:marTop w:val="0"/>
      <w:marBottom w:val="0"/>
      <w:divBdr>
        <w:top w:val="none" w:sz="0" w:space="0" w:color="auto"/>
        <w:left w:val="none" w:sz="0" w:space="0" w:color="auto"/>
        <w:bottom w:val="none" w:sz="0" w:space="0" w:color="auto"/>
        <w:right w:val="none" w:sz="0" w:space="0" w:color="auto"/>
      </w:divBdr>
      <w:divsChild>
        <w:div w:id="543103734">
          <w:marLeft w:val="0"/>
          <w:marRight w:val="0"/>
          <w:marTop w:val="0"/>
          <w:marBottom w:val="0"/>
          <w:divBdr>
            <w:top w:val="none" w:sz="0" w:space="0" w:color="auto"/>
            <w:left w:val="none" w:sz="0" w:space="0" w:color="auto"/>
            <w:bottom w:val="none" w:sz="0" w:space="0" w:color="auto"/>
            <w:right w:val="none" w:sz="0" w:space="0" w:color="auto"/>
          </w:divBdr>
        </w:div>
        <w:div w:id="1582520820">
          <w:marLeft w:val="0"/>
          <w:marRight w:val="0"/>
          <w:marTop w:val="0"/>
          <w:marBottom w:val="0"/>
          <w:divBdr>
            <w:top w:val="none" w:sz="0" w:space="0" w:color="auto"/>
            <w:left w:val="none" w:sz="0" w:space="0" w:color="auto"/>
            <w:bottom w:val="none" w:sz="0" w:space="0" w:color="auto"/>
            <w:right w:val="none" w:sz="0" w:space="0" w:color="auto"/>
          </w:divBdr>
        </w:div>
        <w:div w:id="308216455">
          <w:marLeft w:val="0"/>
          <w:marRight w:val="0"/>
          <w:marTop w:val="0"/>
          <w:marBottom w:val="0"/>
          <w:divBdr>
            <w:top w:val="none" w:sz="0" w:space="0" w:color="auto"/>
            <w:left w:val="none" w:sz="0" w:space="0" w:color="auto"/>
            <w:bottom w:val="none" w:sz="0" w:space="0" w:color="auto"/>
            <w:right w:val="none" w:sz="0" w:space="0" w:color="auto"/>
          </w:divBdr>
        </w:div>
        <w:div w:id="1790003600">
          <w:marLeft w:val="0"/>
          <w:marRight w:val="0"/>
          <w:marTop w:val="0"/>
          <w:marBottom w:val="0"/>
          <w:divBdr>
            <w:top w:val="none" w:sz="0" w:space="0" w:color="auto"/>
            <w:left w:val="none" w:sz="0" w:space="0" w:color="auto"/>
            <w:bottom w:val="none" w:sz="0" w:space="0" w:color="auto"/>
            <w:right w:val="none" w:sz="0" w:space="0" w:color="auto"/>
          </w:divBdr>
        </w:div>
        <w:div w:id="749079066">
          <w:marLeft w:val="0"/>
          <w:marRight w:val="0"/>
          <w:marTop w:val="0"/>
          <w:marBottom w:val="0"/>
          <w:divBdr>
            <w:top w:val="none" w:sz="0" w:space="0" w:color="auto"/>
            <w:left w:val="none" w:sz="0" w:space="0" w:color="auto"/>
            <w:bottom w:val="none" w:sz="0" w:space="0" w:color="auto"/>
            <w:right w:val="none" w:sz="0" w:space="0" w:color="auto"/>
          </w:divBdr>
        </w:div>
      </w:divsChild>
    </w:div>
    <w:div w:id="1809009320">
      <w:bodyDiv w:val="1"/>
      <w:marLeft w:val="0"/>
      <w:marRight w:val="0"/>
      <w:marTop w:val="0"/>
      <w:marBottom w:val="0"/>
      <w:divBdr>
        <w:top w:val="none" w:sz="0" w:space="0" w:color="auto"/>
        <w:left w:val="none" w:sz="0" w:space="0" w:color="auto"/>
        <w:bottom w:val="none" w:sz="0" w:space="0" w:color="auto"/>
        <w:right w:val="none" w:sz="0" w:space="0" w:color="auto"/>
      </w:divBdr>
    </w:div>
    <w:div w:id="1847279272">
      <w:bodyDiv w:val="1"/>
      <w:marLeft w:val="0"/>
      <w:marRight w:val="0"/>
      <w:marTop w:val="0"/>
      <w:marBottom w:val="0"/>
      <w:divBdr>
        <w:top w:val="none" w:sz="0" w:space="0" w:color="auto"/>
        <w:left w:val="none" w:sz="0" w:space="0" w:color="auto"/>
        <w:bottom w:val="none" w:sz="0" w:space="0" w:color="auto"/>
        <w:right w:val="none" w:sz="0" w:space="0" w:color="auto"/>
      </w:divBdr>
    </w:div>
    <w:div w:id="1928341995">
      <w:bodyDiv w:val="1"/>
      <w:marLeft w:val="0"/>
      <w:marRight w:val="0"/>
      <w:marTop w:val="0"/>
      <w:marBottom w:val="0"/>
      <w:divBdr>
        <w:top w:val="none" w:sz="0" w:space="0" w:color="auto"/>
        <w:left w:val="none" w:sz="0" w:space="0" w:color="auto"/>
        <w:bottom w:val="none" w:sz="0" w:space="0" w:color="auto"/>
        <w:right w:val="none" w:sz="0" w:space="0" w:color="auto"/>
      </w:divBdr>
      <w:divsChild>
        <w:div w:id="968821337">
          <w:marLeft w:val="547"/>
          <w:marRight w:val="0"/>
          <w:marTop w:val="0"/>
          <w:marBottom w:val="160"/>
          <w:divBdr>
            <w:top w:val="none" w:sz="0" w:space="0" w:color="auto"/>
            <w:left w:val="none" w:sz="0" w:space="0" w:color="auto"/>
            <w:bottom w:val="none" w:sz="0" w:space="0" w:color="auto"/>
            <w:right w:val="none" w:sz="0" w:space="0" w:color="auto"/>
          </w:divBdr>
        </w:div>
      </w:divsChild>
    </w:div>
    <w:div w:id="1928730257">
      <w:bodyDiv w:val="1"/>
      <w:marLeft w:val="0"/>
      <w:marRight w:val="0"/>
      <w:marTop w:val="0"/>
      <w:marBottom w:val="0"/>
      <w:divBdr>
        <w:top w:val="none" w:sz="0" w:space="0" w:color="auto"/>
        <w:left w:val="none" w:sz="0" w:space="0" w:color="auto"/>
        <w:bottom w:val="none" w:sz="0" w:space="0" w:color="auto"/>
        <w:right w:val="none" w:sz="0" w:space="0" w:color="auto"/>
      </w:divBdr>
      <w:divsChild>
        <w:div w:id="1533376497">
          <w:marLeft w:val="547"/>
          <w:marRight w:val="0"/>
          <w:marTop w:val="0"/>
          <w:marBottom w:val="160"/>
          <w:divBdr>
            <w:top w:val="none" w:sz="0" w:space="0" w:color="auto"/>
            <w:left w:val="none" w:sz="0" w:space="0" w:color="auto"/>
            <w:bottom w:val="none" w:sz="0" w:space="0" w:color="auto"/>
            <w:right w:val="none" w:sz="0" w:space="0" w:color="auto"/>
          </w:divBdr>
        </w:div>
      </w:divsChild>
    </w:div>
    <w:div w:id="2009359405">
      <w:bodyDiv w:val="1"/>
      <w:marLeft w:val="0"/>
      <w:marRight w:val="0"/>
      <w:marTop w:val="0"/>
      <w:marBottom w:val="0"/>
      <w:divBdr>
        <w:top w:val="none" w:sz="0" w:space="0" w:color="auto"/>
        <w:left w:val="none" w:sz="0" w:space="0" w:color="auto"/>
        <w:bottom w:val="none" w:sz="0" w:space="0" w:color="auto"/>
        <w:right w:val="none" w:sz="0" w:space="0" w:color="auto"/>
      </w:divBdr>
    </w:div>
    <w:div w:id="2115323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robability_distribution"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ncbi.nlm.nih.gov/pubmed/?term=Bhaskaran%20K%5BAuthor%5D&amp;cauthor=true&amp;cauthor_uid=23760528"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en.wikipedia.org/wiki/Poisson_distribution"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Exponential_family" TargetMode="Externa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Janssens-Maenhout2012</b:Tag>
    <b:SourceType>Book</b:SourceType>
    <b:Year>2012</b:Year>
    <b:Author>
      <b:Author>
        <b:NameList>
          <b:Person>
            <b:Last>Janssens-Maenhout</b:Last>
            <b:First>G</b:First>
          </b:Person>
          <b:Person>
            <b:Last>Dentener</b:Last>
            <b:First>Frank</b:First>
          </b:Person>
          <b:Person>
            <b:Last>Aardenne</b:Last>
            <b:First>John</b:First>
            <b:Middle>Van</b:Middle>
          </b:Person>
          <b:Person>
            <b:Last>Monni</b:Last>
            <b:First>Suvi</b:First>
          </b:Person>
          <b:Person>
            <b:Last>Pagliari</b:Last>
            <b:First>Valerio</b:First>
          </b:Person>
          <b:Person>
            <b:Last>Orlandini</b:Last>
            <b:First>Lorenzo</b:First>
          </b:Person>
          <b:Person>
            <b:Last>Klimont</b:Last>
            <b:First>Zbigniew</b:First>
          </b:Person>
          <b:Person>
            <b:Last>Kurokawa</b:Last>
            <b:First>Jun-ichi</b:First>
          </b:Person>
          <b:Person>
            <b:Last>Akimoto</b:Last>
            <b:First>Hajime</b:First>
          </b:Person>
          <b:Person>
            <b:Last>Ohara</b:Last>
            <b:First>Toshimasa</b:First>
          </b:Person>
          <b:Person>
            <b:Last>Wankmüller</b:Last>
            <b:First>Robert</b:First>
          </b:Person>
          <b:Person>
            <b:Last>Battye</b:Last>
            <b:First>Bill</b:First>
          </b:Person>
          <b:Person>
            <b:Last>Grano</b:Last>
            <b:First>Doug</b:First>
          </b:Person>
          <b:Person>
            <b:Last>Zuber</b:Last>
            <b:First>André</b:First>
          </b:Person>
          <b:Person>
            <b:Last>Keating</b:Last>
            <b:First>Terry</b:First>
          </b:Person>
        </b:NameList>
      </b:Author>
    </b:Author>
    <b:Title>JRC Scientific and Technical Reports: a harmonized gridded air pollution emission dataset based on national inventories</b:Title>
    <b:Comments>On the global scale the harmonization and improvement of emission inventories is imperative to get consolidated estimates on formation of global air pollution, and it’s influence on human health and climate, and so on the benefit of future policies combating these air pollution aspects. The EDGAR-HTAP project compiled a global emission dataset with annual inventories for CH4, NMVOC, CO, SO2, NOx, NH3, PM10, PM2.5, BC and OC and covering the period 2000-2005 using, to the extent possible, official or scientific inventories at the national or regional scale that are likely to be acceptable for policy makers in each region of the world. This compilation of different official inventories from EMEP, UNFCCC, EPA for USA, GAINS for China and REAS was first gap-filled with global emission data of EDGARv4.1. The IPCC code or UNFCCC’s Common Reporting Format, is used as key for harmonizing the data at sector level. Next, the resulting emissions by country and sector were allocated to a 0.1º Ă 0.1º grid consistently using the EDGARv4.1 proxy data. The emissions of EDGAR-HTAP were compared with the emission inventory used for the Representative Concentration Pathways for the next IPCC Assessment Report Differences between the national inventories and other bottom-up estimates shows the impact of using higher tier methods and/or country-specific emission factors for compiling a national inventory. Weaknesses in the official emission reports in the EMEP domain were in particular found for diffusive sources. A paradigm of high quality emission inventories consists in scoring high for IPCC’s âT-A-C-CC- A’ (Transparency âAccuracy- Consistency â Comparability âCompleteness) principles. Weaknesses remain in the coherency across borders between different national inventories, in particular when using different datasets applying different inventorying techniques. Therefore the EDGAR-HTAP_V1 can not be considered as a consistent global time series dataset, but can be recommended as a summary with indicative national totals subject to emission reduction policies.</b:Comments>
    <b:RefOrder>2</b:RefOrder>
  </b:Source>
  <b:Source>
    <b:Tag>Eur17</b:Tag>
    <b:SourceType>InternetSite</b:SourceType>
    <b:Guid>{9760DFA9-1711-4D2C-86D3-DECE58421040}</b:Guid>
    <b:Title>EUROPA EDGAR for HTAP v2</b:Title>
    <b:Year>2017</b:Year>
    <b:Author>
      <b:Author>
        <b:Corporate>European Commission Joint Research Centre</b:Corporate>
      </b:Author>
    </b:Author>
    <b:Month>03</b:Month>
    <b:Day>26</b:Day>
    <b:URL>http://edgar.jrc.ec.europa.eu/htap_v2/</b:URL>
    <b:RefOrder>1</b:RefOrder>
  </b:Source>
  <b:Source>
    <b:Tag>Skamarock2008a</b:Tag>
    <b:SourceType>Report</b:SourceType>
    <b:City>Boulder, Colorado</b:City>
    <b:Publisher>NCAR</b:Publisher>
    <b:Year>2008</b:Year>
    <b:Issue>June</b:Issue>
    <b:Author>
      <b:Author>
        <b:NameList>
          <b:Person>
            <b:Last>Skamarock</b:Last>
            <b:First>William</b:First>
            <b:Middle>C</b:Middle>
          </b:Person>
          <b:Person>
            <b:Last>Klemp</b:Last>
            <b:First>Joseph</b:First>
            <b:Middle>B</b:Middle>
          </b:Person>
          <b:Person>
            <b:Last>Dudhia</b:Last>
            <b:First>Jimy</b:First>
          </b:Person>
          <b:Person>
            <b:Last>Gill</b:Last>
            <b:First>David</b:First>
            <b:Middle>O</b:Middle>
          </b:Person>
          <b:Person>
            <b:Last>Barker</b:Last>
            <b:First>Dale</b:First>
            <b:Middle>M</b:Middle>
          </b:Person>
          <b:Person>
            <b:Last>Duda</b:Last>
            <b:First>Michael</b:First>
            <b:Middle>G</b:Middle>
          </b:Person>
          <b:Person>
            <b:Last>Huang</b:Last>
            <b:First>Xiang-Yu</b:First>
          </b:Person>
          <b:Person>
            <b:Last>Wang</b:Last>
            <b:First>Wei</b:First>
          </b:Person>
          <b:Person>
            <b:Last>Powers</b:Last>
            <b:First>Jordan</b:First>
            <b:Middle>G</b:Middle>
          </b:Person>
        </b:NameList>
      </b:Author>
    </b:Author>
    <b:Title>A Description of the Advanced Research WRF Version 3</b:Title>
    <b:RefOrder>4</b:RefOrder>
  </b:Source>
  <b:Source>
    <b:Tag>Peckham2015</b:Tag>
    <b:SourceType>Report</b:SourceType>
    <b:Year>2015</b:Year>
    <b:Author>
      <b:Author>
        <b:NameList>
          <b:Person>
            <b:Last>Peckham</b:Last>
            <b:First>S</b:First>
            <b:Middle>E</b:Middle>
          </b:Person>
          <b:Person>
            <b:Last>Grell</b:Last>
            <b:First>G</b:First>
            <b:Middle>A</b:Middle>
          </b:Person>
          <b:Person>
            <b:Last>McKeen</b:Last>
            <b:First>S</b:First>
            <b:Middle>A</b:Middle>
          </b:Person>
          <b:Person>
            <b:Last>Ahmadov</b:Last>
            <b:First>R</b:First>
          </b:Person>
          <b:Person>
            <b:Last>Marrapu</b:Last>
            <b:First>P</b:First>
          </b:Person>
        </b:NameList>
      </b:Author>
    </b:Author>
    <b:Title>NOAA Technical Memo</b:Title>
    <b:RefOrder>7</b:RefOrder>
  </b:Source>
  <b:Source>
    <b:Tag>Grell2005</b:Tag>
    <b:SourceType>ArticleInAPeriodical</b:SourceType>
    <b:Year>2005</b:Year>
    <b:PeriodicalTitle>Atmospheric Environment</b:PeriodicalTitle>
    <b:Volume>39</b:Volume>
    <b:Pages>6957-6975</b:Pages>
    <b:Author>
      <b:Author>
        <b:NameList>
          <b:Person>
            <b:Last>Grell</b:Last>
            <b:First>Georg</b:First>
            <b:Middle>A</b:Middle>
          </b:Person>
          <b:Person>
            <b:Last>Peckham</b:Last>
            <b:First>Steven</b:First>
            <b:Middle>E</b:Middle>
          </b:Person>
          <b:Person>
            <b:Last>Schmitz</b:Last>
            <b:First>Rainer</b:First>
          </b:Person>
          <b:Person>
            <b:Last>Mckeen</b:Last>
            <b:First>Stuart</b:First>
            <b:Middle>A</b:Middle>
          </b:Person>
          <b:Person>
            <b:Last>Frost</b:Last>
            <b:First>Gregory</b:First>
          </b:Person>
          <b:Person>
            <b:Last>Skamarock</b:Last>
            <b:First>William</b:First>
            <b:Middle>C</b:Middle>
          </b:Person>
          <b:Person>
            <b:Last>Eder</b:Last>
            <b:First>Brian</b:First>
          </b:Person>
        </b:NameList>
      </b:Author>
    </b:Author>
    <b:Title>Fully coupled ”online” chemistry within the WRF model</b:Title>
    <b:Comments>A fully coupled ”online” Weather Research and Forecasting/Chemistry (WRF/Chem) model has been developed. The air quality component of the model is fully consistent with the meteorological component; both components use the same transport scheme (mass and scalar preserving), the same grid (horizontal and vertical components), and the same physics schemes for subgrid-scale transport. The components also use the same timestep, hence no temporal interpolation is needed. The chemistry package consists of dry deposition (”flux-resistance” method), biogenic emission as in [Simpson et al., 1995. Journal of Geophysical Research 100D, 22875â22890; Guenther et al., 1994. Atmospheric Environment 28, 1197â1210], the chemical mechanism from RADM2, a complex photolysis scheme (Madronich scheme coupled with hydrometeors), and a state of the art aerosol module (MADE/SORGAM aerosol parameterization). The WRF/Chem model is statistically evaluated and compared to MM5/Chem and to detailed photochemical data collected during the summer 2002 NEAQS field study. It is shown that the WRF/Chem model is statistically better skilled in forecasting O 3 than MM5/Chem, with no appreciable differences between models in terms of bias with the observations. Furthermore, the WRF/Chem model consistently exhibits better skill at forecasting the O 3 precursors CO and NO y at all of the surface sites. However, the WRF/Chem model biases of these precursors and of other gas-phase species are persistently higher than for MM5/Chem, and are most often biased high compared to observations. Finally, we show that the impact of other basic model assumptions on these same statistics can be much larger than the differences caused by model differences. An example showing the sensitivity of various statistical measures with respect to the treatment of biogenic volatile organic compounds emissions illustrates this impact.</b:Comments>
    <b:RefOrder>5</b:RefOrder>
  </b:Source>
  <b:Source>
    <b:Tag>Fast2006</b:Tag>
    <b:SourceType>ArticleInAPeriodical</b:SourceType>
    <b:Year>2006</b:Year>
    <b:Month>nov</b:Month>
    <b:PeriodicalTitle>Journal of Geophysical Research</b:PeriodicalTitle>
    <b:Volume>111</b:Volume>
    <b:Issue>D21</b:Issue>
    <b:Pages>21305</b:Pages>
    <b:Author>
      <b:Author>
        <b:NameList>
          <b:Person>
            <b:Last>Fast</b:Last>
            <b:First>Jerome</b:First>
            <b:Middle>D</b:Middle>
          </b:Person>
          <b:Person>
            <b:Last>Gustafson</b:Last>
            <b:First>William</b:First>
            <b:Middle>I</b:Middle>
          </b:Person>
          <b:Person>
            <b:Last>Easter</b:Last>
            <b:First>Richard</b:First>
            <b:Middle>C</b:Middle>
          </b:Person>
          <b:Person>
            <b:Last>Zaveri</b:Last>
            <b:First>Rahul</b:First>
            <b:Middle>A</b:Middle>
          </b:Person>
          <b:Person>
            <b:Last>Barnard</b:Last>
            <b:First>James</b:First>
            <b:Middle>C</b:Middle>
          </b:Person>
          <b:Person>
            <b:Last>Chapman</b:Last>
            <b:First>Elaine</b:First>
            <b:Middle>G</b:Middle>
          </b:Person>
          <b:Person>
            <b:Last>Grell</b:Last>
            <b:First>Georg</b:First>
            <b:Middle>A</b:Middle>
          </b:Person>
          <b:Person>
            <b:Last>Peckham</b:Last>
            <b:First>Steven</b:First>
            <b:Middle>E</b:Middle>
          </b:Person>
        </b:NameList>
      </b:Author>
    </b:Author>
    <b:Title>Evolution of ozone, particulates, and aerosol direct radiative forcing in the vicinity of Houston using a fully coupled meteorology-chemistry-aerosol model</b:Title>
    <b:RefOrder>6</b:RefOrder>
  </b:Source>
  <b:Source>
    <b:Tag>Ginoux2001</b:Tag>
    <b:SourceType>ArticleInAPeriodical</b:SourceType>
    <b:Year>2001</b:Year>
    <b:PeriodicalTitle>Journal of Geophysical Research: Atmospheres</b:PeriodicalTitle>
    <b:Volume>106</b:Volume>
    <b:Issue>D17</b:Issue>
    <b:Pages>20255-20273</b:Pages>
    <b:Author>
      <b:Author>
        <b:NameList>
          <b:Person>
            <b:Last>Ginoux</b:Last>
            <b:First>Paul</b:First>
          </b:Person>
          <b:Person>
            <b:Last>Chin</b:Last>
            <b:First>Mian</b:First>
          </b:Person>
          <b:Person>
            <b:Last>Tegen</b:Last>
            <b:First>Ina</b:First>
          </b:Person>
          <b:Person>
            <b:Last>Goddard</b:Last>
            <b:First>Tech</b:First>
          </b:Person>
          <b:Person>
            <b:Last>In-</b:Last>
            <b:First>Georgia</b:First>
          </b:Person>
        </b:NameList>
      </b:Author>
    </b:Author>
    <b:Title>Sources and distributions of dust aerosols simulated with the GOCART model</b:Title>
    <b:RefOrder>8</b:RefOrder>
  </b:Source>
  <b:Source>
    <b:Tag>The17</b:Tag>
    <b:SourceType>InternetSite</b:SourceType>
    <b:Guid>{8F1A78BE-3B18-46DF-B501-92C98EEF2272}</b:Guid>
    <b:Author>
      <b:Author>
        <b:Corporate>The NCAR Command Language</b:Corporate>
      </b:Author>
    </b:Author>
    <b:Title>The NCAR Command Language</b:Title>
    <b:Year>2017</b:Year>
    <b:URL>http://dx.doi.org/10.5065/D6WD3XH5</b:URL>
    <b:ProductionCompany>UCAR/NCAR/CISL/TDD</b:ProductionCompany>
    <b:Version>Version 6.4.0</b:Version>
    <b:DOI>http://dx.doi.org/10.5065/D6WD3XH5</b:DOI>
    <b:RefOrder>3</b:RefOrder>
  </b:Source>
</b:Sources>
</file>

<file path=customXml/itemProps1.xml><?xml version="1.0" encoding="utf-8"?>
<ds:datastoreItem xmlns:ds="http://schemas.openxmlformats.org/officeDocument/2006/customXml" ds:itemID="{E59CB306-A445-4BF5-9F63-C88B08395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26</Pages>
  <Words>22737</Words>
  <Characters>129604</Characters>
  <Application>Microsoft Office Word</Application>
  <DocSecurity>0</DocSecurity>
  <Lines>1080</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Karagulian</dc:creator>
  <cp:keywords/>
  <dc:description/>
  <cp:lastModifiedBy>Federico Karagulian</cp:lastModifiedBy>
  <cp:revision>73</cp:revision>
  <dcterms:created xsi:type="dcterms:W3CDTF">2017-07-09T12:13:00Z</dcterms:created>
  <dcterms:modified xsi:type="dcterms:W3CDTF">2018-12-30T11:21:00Z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zotero-version="4.0.29.21"&gt;&lt;session id="qtxnVzDF"/&gt;&lt;style id="http://www.zotero.org/styles/atmospheric-environment" hasBibliography="1" bibliographyStyleHasBeenSet="1"/&gt;&lt;prefs&gt;&lt;pref name="fieldType" value="Field"/&gt;&lt;pref name="storeR</vt:lpwstr>
  </property>
  <property fmtid="{D5CDD505-2E9C-101B-9397-08002B2CF9AE}" pid="3" name="ZOTERO_PREF_2">
    <vt:lpwstr>eferences" value="true"/&gt;&lt;pref name="automaticJournalAbbreviations" value="true"/&gt;&lt;pref name="noteType" value=""/&gt;&lt;/prefs&gt;&lt;/data&gt;</vt:lpwstr>
  </property>
</Properties>
</file>